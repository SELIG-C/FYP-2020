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B74D7" w14:textId="77777777" w:rsidR="00955AFC" w:rsidRDefault="00955AFC" w:rsidP="006E704F">
      <w:pPr>
        <w:spacing w:after="0"/>
        <w:rPr>
          <w:rFonts w:ascii="Trebuchet MS" w:hAnsi="Trebuchet MS"/>
          <w:b/>
        </w:rPr>
      </w:pPr>
      <w:r w:rsidRPr="006E704F">
        <w:rPr>
          <w:rFonts w:ascii="Trebuchet MS" w:hAnsi="Trebuchet MS"/>
          <w:noProof/>
          <w:lang w:eastAsia="en-GB"/>
        </w:rPr>
        <w:drawing>
          <wp:anchor distT="0" distB="0" distL="114300" distR="114300" simplePos="0" relativeHeight="251657216" behindDoc="0" locked="0" layoutInCell="1" allowOverlap="1" wp14:anchorId="29CF77C7" wp14:editId="229A370D">
            <wp:simplePos x="0" y="0"/>
            <wp:positionH relativeFrom="page">
              <wp:posOffset>238125</wp:posOffset>
            </wp:positionH>
            <wp:positionV relativeFrom="paragraph">
              <wp:posOffset>-742950</wp:posOffset>
            </wp:positionV>
            <wp:extent cx="2047875" cy="838200"/>
            <wp:effectExtent l="0" t="0" r="9525" b="0"/>
            <wp:wrapNone/>
            <wp:docPr id="1" name="Picture 1" descr="C:\Users\cs756\Downloads\uob-logo-grey-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756\Downloads\uob-logo-grey-transparen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838200"/>
                    </a:xfrm>
                    <a:prstGeom prst="rect">
                      <a:avLst/>
                    </a:prstGeom>
                    <a:solidFill>
                      <a:schemeClr val="bg1"/>
                    </a:solidFill>
                    <a:ln>
                      <a:noFill/>
                    </a:ln>
                  </pic:spPr>
                </pic:pic>
              </a:graphicData>
            </a:graphic>
            <wp14:sizeRelH relativeFrom="page">
              <wp14:pctWidth>0</wp14:pctWidth>
            </wp14:sizeRelH>
            <wp14:sizeRelV relativeFrom="page">
              <wp14:pctHeight>0</wp14:pctHeight>
            </wp14:sizeRelV>
          </wp:anchor>
        </w:drawing>
      </w:r>
    </w:p>
    <w:p w14:paraId="3CDEA255" w14:textId="77777777" w:rsidR="001F4F9D" w:rsidRDefault="001F4F9D" w:rsidP="006E704F">
      <w:pPr>
        <w:spacing w:after="0"/>
        <w:rPr>
          <w:rFonts w:ascii="Trebuchet MS" w:hAnsi="Trebuchet MS"/>
          <w:b/>
        </w:rPr>
      </w:pPr>
    </w:p>
    <w:p w14:paraId="427E405C" w14:textId="28AE2C1A" w:rsidR="006E704F" w:rsidRDefault="006E704F" w:rsidP="006E704F">
      <w:pPr>
        <w:spacing w:after="0"/>
        <w:rPr>
          <w:rFonts w:ascii="Trebuchet MS" w:hAnsi="Trebuchet MS"/>
          <w:b/>
        </w:rPr>
      </w:pPr>
      <w:r>
        <w:rPr>
          <w:rFonts w:ascii="Trebuchet MS" w:hAnsi="Trebuchet MS"/>
          <w:b/>
        </w:rPr>
        <w:t>Department of Mechanical Engineering</w:t>
      </w:r>
    </w:p>
    <w:p w14:paraId="0077E49D" w14:textId="77777777" w:rsidR="006E704F" w:rsidRDefault="006E704F" w:rsidP="006E704F">
      <w:pPr>
        <w:spacing w:after="0"/>
        <w:rPr>
          <w:rFonts w:ascii="Trebuchet MS" w:hAnsi="Trebuchet MS"/>
          <w:b/>
        </w:rPr>
      </w:pPr>
      <w:r>
        <w:rPr>
          <w:rFonts w:ascii="Trebuchet MS" w:hAnsi="Trebuchet MS"/>
          <w:b/>
        </w:rPr>
        <w:t>FACULTY OF ENGINEERING AND DESIGN</w:t>
      </w:r>
    </w:p>
    <w:p w14:paraId="128A10B0" w14:textId="77777777" w:rsidR="00014007" w:rsidRDefault="00014007" w:rsidP="006E704F">
      <w:pPr>
        <w:spacing w:after="0"/>
        <w:rPr>
          <w:rFonts w:ascii="Trebuchet MS" w:hAnsi="Trebuchet MS"/>
          <w:b/>
        </w:rPr>
      </w:pPr>
    </w:p>
    <w:p w14:paraId="55AEE583" w14:textId="77777777" w:rsidR="00014007" w:rsidRDefault="00014007" w:rsidP="006E704F">
      <w:pPr>
        <w:spacing w:after="0"/>
        <w:rPr>
          <w:rFonts w:ascii="Trebuchet MS" w:hAnsi="Trebuchet MS"/>
          <w:b/>
        </w:rPr>
      </w:pPr>
    </w:p>
    <w:p w14:paraId="31A7B310" w14:textId="77777777" w:rsidR="00014007" w:rsidRDefault="00014007" w:rsidP="006E704F">
      <w:pPr>
        <w:spacing w:after="0"/>
        <w:rPr>
          <w:rFonts w:ascii="Trebuchet MS" w:hAnsi="Trebuchet MS"/>
          <w:b/>
        </w:rPr>
      </w:pPr>
    </w:p>
    <w:p w14:paraId="098D2E27" w14:textId="77777777" w:rsidR="00155AC6" w:rsidRDefault="00155AC6" w:rsidP="006E704F">
      <w:pPr>
        <w:spacing w:after="0"/>
        <w:rPr>
          <w:rFonts w:ascii="Trebuchet MS" w:hAnsi="Trebuchet MS"/>
          <w:b/>
        </w:rPr>
      </w:pPr>
      <w:r>
        <w:rPr>
          <w:rFonts w:ascii="Trebuchet MS" w:hAnsi="Trebuchet MS"/>
          <w:b/>
        </w:rPr>
        <w:t>FINAL YEAR MEng PROJECT</w:t>
      </w:r>
      <w:r w:rsidR="00014007">
        <w:rPr>
          <w:rFonts w:ascii="Trebuchet MS" w:hAnsi="Trebuchet MS"/>
          <w:b/>
        </w:rPr>
        <w:t xml:space="preserve"> </w:t>
      </w:r>
      <w:r>
        <w:rPr>
          <w:rFonts w:ascii="Trebuchet MS" w:hAnsi="Trebuchet MS"/>
          <w:b/>
        </w:rPr>
        <w:t>PLAN AND LITERATURE REVIEW</w:t>
      </w:r>
    </w:p>
    <w:p w14:paraId="083050A2" w14:textId="77777777" w:rsidR="00155AC6" w:rsidRDefault="00155AC6" w:rsidP="006E704F">
      <w:pPr>
        <w:spacing w:after="0"/>
        <w:rPr>
          <w:rFonts w:ascii="Trebuchet MS" w:hAnsi="Trebuchet MS"/>
          <w:b/>
        </w:rPr>
      </w:pPr>
    </w:p>
    <w:p w14:paraId="40920EC0" w14:textId="77777777" w:rsidR="00155AC6" w:rsidRPr="00014007" w:rsidRDefault="00155AC6" w:rsidP="006E704F">
      <w:pPr>
        <w:spacing w:after="0"/>
        <w:rPr>
          <w:rFonts w:ascii="Trebuchet MS" w:hAnsi="Trebuchet MS"/>
          <w:i/>
        </w:rPr>
      </w:pPr>
      <w:bookmarkStart w:id="0" w:name="_Hlk25684143"/>
      <w:r w:rsidRPr="00014007">
        <w:rPr>
          <w:rFonts w:ascii="Trebuchet MS" w:hAnsi="Trebuchet MS"/>
          <w:i/>
        </w:rPr>
        <w:t>Wave Energy Converter power increase through active control: Fixed gains</w:t>
      </w:r>
    </w:p>
    <w:bookmarkEnd w:id="0"/>
    <w:p w14:paraId="3E4CA28F" w14:textId="77777777" w:rsidR="00155AC6" w:rsidRPr="00014007" w:rsidRDefault="00155AC6" w:rsidP="006E704F">
      <w:pPr>
        <w:spacing w:after="0"/>
        <w:rPr>
          <w:rFonts w:ascii="Trebuchet MS" w:hAnsi="Trebuchet MS"/>
          <w:i/>
        </w:rPr>
      </w:pPr>
      <w:r w:rsidRPr="00014007">
        <w:rPr>
          <w:rFonts w:ascii="Trebuchet MS" w:hAnsi="Trebuchet MS"/>
          <w:i/>
        </w:rPr>
        <w:t>Carl Selig</w:t>
      </w:r>
    </w:p>
    <w:p w14:paraId="1D051461" w14:textId="77777777" w:rsidR="00014007" w:rsidRDefault="00014007" w:rsidP="006E704F">
      <w:pPr>
        <w:spacing w:after="0"/>
        <w:rPr>
          <w:rFonts w:ascii="Trebuchet MS" w:hAnsi="Trebuchet MS"/>
          <w:i/>
        </w:rPr>
      </w:pPr>
      <w:r>
        <w:rPr>
          <w:rFonts w:ascii="Trebuchet MS" w:hAnsi="Trebuchet MS"/>
          <w:i/>
        </w:rPr>
        <w:t>November 2019</w:t>
      </w:r>
    </w:p>
    <w:p w14:paraId="66EB8B34" w14:textId="77777777" w:rsidR="00014007" w:rsidRDefault="00014007" w:rsidP="006E704F">
      <w:pPr>
        <w:spacing w:after="0"/>
        <w:rPr>
          <w:rFonts w:ascii="Trebuchet MS" w:hAnsi="Trebuchet MS"/>
          <w:i/>
        </w:rPr>
      </w:pPr>
    </w:p>
    <w:p w14:paraId="75482C0B" w14:textId="77777777" w:rsidR="00014007" w:rsidRDefault="00014007" w:rsidP="006E704F">
      <w:pPr>
        <w:spacing w:after="0"/>
        <w:rPr>
          <w:rFonts w:ascii="Trebuchet MS" w:hAnsi="Trebuchet MS"/>
          <w:i/>
        </w:rPr>
      </w:pPr>
    </w:p>
    <w:p w14:paraId="6CCEA03F" w14:textId="77777777" w:rsidR="00014007" w:rsidRDefault="00014007" w:rsidP="006E704F">
      <w:pPr>
        <w:spacing w:after="0"/>
        <w:rPr>
          <w:rFonts w:ascii="Trebuchet MS" w:hAnsi="Trebuchet MS"/>
          <w:i/>
        </w:rPr>
      </w:pPr>
    </w:p>
    <w:p w14:paraId="4DE693A3" w14:textId="77777777" w:rsidR="00014007" w:rsidRDefault="00014007" w:rsidP="006E704F">
      <w:pPr>
        <w:spacing w:after="0"/>
        <w:rPr>
          <w:rFonts w:ascii="Trebuchet MS" w:hAnsi="Trebuchet MS"/>
          <w:i/>
        </w:rPr>
      </w:pPr>
    </w:p>
    <w:p w14:paraId="21BAACB5" w14:textId="77777777" w:rsidR="00014007" w:rsidRDefault="00014007" w:rsidP="006E704F">
      <w:pPr>
        <w:spacing w:after="0"/>
        <w:rPr>
          <w:rFonts w:ascii="Trebuchet MS" w:hAnsi="Trebuchet MS"/>
          <w:i/>
        </w:rPr>
      </w:pPr>
    </w:p>
    <w:p w14:paraId="11806317" w14:textId="77777777" w:rsidR="00014007" w:rsidRDefault="00014007" w:rsidP="006E704F">
      <w:pPr>
        <w:spacing w:after="0"/>
        <w:rPr>
          <w:rFonts w:ascii="Trebuchet MS" w:hAnsi="Trebuchet MS"/>
          <w:i/>
        </w:rPr>
      </w:pPr>
    </w:p>
    <w:p w14:paraId="056619D7" w14:textId="77777777" w:rsidR="00014007" w:rsidRDefault="00014007" w:rsidP="006E704F">
      <w:pPr>
        <w:spacing w:after="0"/>
        <w:rPr>
          <w:rFonts w:ascii="Trebuchet MS" w:hAnsi="Trebuchet MS"/>
          <w:i/>
        </w:rPr>
      </w:pPr>
    </w:p>
    <w:p w14:paraId="38F9EE39" w14:textId="77777777" w:rsidR="00014007" w:rsidRDefault="00014007" w:rsidP="006E704F">
      <w:pPr>
        <w:spacing w:after="0"/>
        <w:rPr>
          <w:rFonts w:ascii="Trebuchet MS" w:hAnsi="Trebuchet MS"/>
          <w:i/>
        </w:rPr>
      </w:pPr>
    </w:p>
    <w:p w14:paraId="6734E57C" w14:textId="77777777" w:rsidR="00014007" w:rsidRDefault="00014007" w:rsidP="006E704F">
      <w:pPr>
        <w:spacing w:after="0"/>
        <w:rPr>
          <w:rFonts w:ascii="Trebuchet MS" w:hAnsi="Trebuchet MS"/>
          <w:i/>
        </w:rPr>
      </w:pPr>
    </w:p>
    <w:p w14:paraId="7354ABA6" w14:textId="77777777" w:rsidR="00014007" w:rsidRDefault="00014007" w:rsidP="006E704F">
      <w:pPr>
        <w:spacing w:after="0"/>
        <w:rPr>
          <w:rFonts w:ascii="Trebuchet MS" w:hAnsi="Trebuchet MS"/>
          <w:i/>
        </w:rPr>
      </w:pPr>
    </w:p>
    <w:p w14:paraId="1249E4D6" w14:textId="77777777" w:rsidR="00014007" w:rsidRDefault="00014007" w:rsidP="006E704F">
      <w:pPr>
        <w:spacing w:after="0"/>
        <w:rPr>
          <w:rFonts w:ascii="Trebuchet MS" w:hAnsi="Trebuchet MS"/>
          <w:i/>
        </w:rPr>
      </w:pPr>
    </w:p>
    <w:p w14:paraId="37DC9E04" w14:textId="77777777" w:rsidR="00155AC6" w:rsidRDefault="00014007" w:rsidP="00014007">
      <w:pPr>
        <w:spacing w:after="0"/>
        <w:jc w:val="center"/>
        <w:rPr>
          <w:rFonts w:ascii="Trebuchet MS" w:hAnsi="Trebuchet MS"/>
          <w:i/>
        </w:rPr>
      </w:pPr>
      <w:r w:rsidRPr="00014007">
        <w:rPr>
          <w:rFonts w:ascii="Trebuchet MS" w:hAnsi="Trebuchet MS"/>
          <w:i/>
          <w:noProof/>
          <w:lang w:eastAsia="en-GB"/>
        </w:rPr>
        <w:drawing>
          <wp:inline distT="0" distB="0" distL="0" distR="0" wp14:anchorId="1278C777" wp14:editId="6EB8EBDE">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98420"/>
                    </a:xfrm>
                    <a:prstGeom prst="rect">
                      <a:avLst/>
                    </a:prstGeom>
                  </pic:spPr>
                </pic:pic>
              </a:graphicData>
            </a:graphic>
          </wp:inline>
        </w:drawing>
      </w:r>
    </w:p>
    <w:p w14:paraId="25A6C2BE" w14:textId="32F842AC" w:rsidR="00155AC6" w:rsidRPr="00806632" w:rsidRDefault="00076DFA" w:rsidP="00806632">
      <w:pPr>
        <w:spacing w:after="0"/>
        <w:jc w:val="center"/>
        <w:rPr>
          <w:i/>
        </w:rPr>
      </w:pPr>
      <w:sdt>
        <w:sdtPr>
          <w:rPr>
            <w:i/>
          </w:rPr>
          <w:id w:val="1093289960"/>
          <w:citation/>
        </w:sdtPr>
        <w:sdtEndPr/>
        <w:sdtContent>
          <w:r w:rsidR="00806632" w:rsidRPr="00806632">
            <w:rPr>
              <w:i/>
            </w:rPr>
            <w:fldChar w:fldCharType="begin"/>
          </w:r>
          <w:r w:rsidR="001375E2">
            <w:rPr>
              <w:i/>
            </w:rPr>
            <w:instrText xml:space="preserve">CITATION wavesub \l 2057 </w:instrText>
          </w:r>
          <w:r w:rsidR="00806632" w:rsidRPr="00806632">
            <w:rPr>
              <w:i/>
            </w:rPr>
            <w:fldChar w:fldCharType="separate"/>
          </w:r>
          <w:r w:rsidR="001F4F9D" w:rsidRPr="001F4F9D">
            <w:rPr>
              <w:noProof/>
            </w:rPr>
            <w:t>(Marine Power Systems, 2019)</w:t>
          </w:r>
          <w:r w:rsidR="00806632" w:rsidRPr="00806632">
            <w:rPr>
              <w:i/>
            </w:rPr>
            <w:fldChar w:fldCharType="end"/>
          </w:r>
        </w:sdtContent>
      </w:sdt>
    </w:p>
    <w:p w14:paraId="0989AAD9" w14:textId="77777777" w:rsidR="00014007" w:rsidRDefault="00014007" w:rsidP="006E704F">
      <w:pPr>
        <w:spacing w:after="0"/>
        <w:rPr>
          <w:rFonts w:ascii="Trebuchet MS" w:hAnsi="Trebuchet MS"/>
          <w:i/>
        </w:rPr>
      </w:pPr>
    </w:p>
    <w:p w14:paraId="016C06AD" w14:textId="77777777" w:rsidR="00014007" w:rsidRDefault="00014007" w:rsidP="006E704F">
      <w:pPr>
        <w:spacing w:after="0"/>
        <w:rPr>
          <w:rFonts w:ascii="Trebuchet MS" w:hAnsi="Trebuchet MS"/>
          <w:i/>
        </w:rPr>
      </w:pPr>
    </w:p>
    <w:p w14:paraId="2848C509" w14:textId="77777777" w:rsidR="00014007" w:rsidRDefault="00014007" w:rsidP="006E704F">
      <w:pPr>
        <w:spacing w:after="0"/>
        <w:rPr>
          <w:rFonts w:ascii="Trebuchet MS" w:hAnsi="Trebuchet MS"/>
          <w:i/>
        </w:rPr>
      </w:pPr>
    </w:p>
    <w:p w14:paraId="0ABBA7DE" w14:textId="77777777" w:rsidR="00014007" w:rsidRDefault="00014007" w:rsidP="006E704F">
      <w:pPr>
        <w:spacing w:after="0"/>
        <w:rPr>
          <w:rFonts w:ascii="Trebuchet MS" w:hAnsi="Trebuchet MS"/>
          <w:i/>
        </w:rPr>
      </w:pPr>
    </w:p>
    <w:p w14:paraId="5C23941A" w14:textId="77777777" w:rsidR="00014007" w:rsidRDefault="00014007" w:rsidP="006E704F">
      <w:pPr>
        <w:spacing w:after="0"/>
        <w:rPr>
          <w:rFonts w:ascii="Trebuchet MS" w:hAnsi="Trebuchet MS"/>
          <w:i/>
        </w:rPr>
      </w:pPr>
    </w:p>
    <w:p w14:paraId="5BF57E3A" w14:textId="77777777" w:rsidR="00014007" w:rsidRDefault="00014007" w:rsidP="006E704F">
      <w:pPr>
        <w:spacing w:after="0"/>
        <w:rPr>
          <w:rFonts w:ascii="Trebuchet MS" w:hAnsi="Trebuchet MS"/>
          <w:i/>
        </w:rPr>
      </w:pPr>
    </w:p>
    <w:p w14:paraId="73F851E1" w14:textId="77777777" w:rsidR="00155AC6" w:rsidRDefault="00155AC6" w:rsidP="006E704F">
      <w:pPr>
        <w:spacing w:after="0"/>
        <w:rPr>
          <w:rFonts w:ascii="Trebuchet MS" w:hAnsi="Trebuchet MS"/>
          <w:i/>
        </w:rPr>
      </w:pPr>
    </w:p>
    <w:p w14:paraId="186A2AA3" w14:textId="77777777" w:rsidR="00155AC6" w:rsidRDefault="00155AC6" w:rsidP="006E704F">
      <w:pPr>
        <w:spacing w:after="0"/>
        <w:rPr>
          <w:rFonts w:ascii="Trebuchet MS" w:hAnsi="Trebuchet MS"/>
          <w:i/>
        </w:rPr>
      </w:pPr>
      <w:r>
        <w:rPr>
          <w:rFonts w:ascii="Trebuchet MS" w:hAnsi="Trebuchet MS"/>
          <w:i/>
        </w:rPr>
        <w:t xml:space="preserve">Supervisor: </w:t>
      </w:r>
      <w:proofErr w:type="spellStart"/>
      <w:r>
        <w:rPr>
          <w:rFonts w:ascii="Trebuchet MS" w:hAnsi="Trebuchet MS"/>
          <w:i/>
        </w:rPr>
        <w:t>Dr.</w:t>
      </w:r>
      <w:proofErr w:type="spellEnd"/>
      <w:r>
        <w:rPr>
          <w:rFonts w:ascii="Trebuchet MS" w:hAnsi="Trebuchet MS"/>
          <w:i/>
        </w:rPr>
        <w:t xml:space="preserve"> Andrew Hillis</w:t>
      </w:r>
    </w:p>
    <w:p w14:paraId="3BF27978" w14:textId="77777777" w:rsidR="00955AFC" w:rsidRDefault="00155AC6" w:rsidP="00955AFC">
      <w:pPr>
        <w:spacing w:after="0"/>
        <w:rPr>
          <w:rFonts w:ascii="Trebuchet MS" w:hAnsi="Trebuchet MS"/>
          <w:i/>
        </w:rPr>
      </w:pPr>
      <w:r>
        <w:rPr>
          <w:rFonts w:ascii="Trebuchet MS" w:hAnsi="Trebuchet MS"/>
          <w:i/>
        </w:rPr>
        <w:t xml:space="preserve">Assessor: </w:t>
      </w:r>
      <w:proofErr w:type="spellStart"/>
      <w:r>
        <w:rPr>
          <w:rFonts w:ascii="Trebuchet MS" w:hAnsi="Trebuchet MS"/>
          <w:i/>
        </w:rPr>
        <w:t>Dr.</w:t>
      </w:r>
      <w:proofErr w:type="spellEnd"/>
      <w:r>
        <w:rPr>
          <w:rFonts w:ascii="Trebuchet MS" w:hAnsi="Trebuchet MS"/>
          <w:i/>
        </w:rPr>
        <w:t xml:space="preserve"> Zhijin Wang</w:t>
      </w:r>
    </w:p>
    <w:p w14:paraId="602ACAA8" w14:textId="77777777" w:rsidR="00955AFC" w:rsidRDefault="00955AFC">
      <w:pPr>
        <w:rPr>
          <w:rFonts w:ascii="Trebuchet MS" w:eastAsiaTheme="majorEastAsia" w:hAnsi="Trebuchet MS" w:cstheme="majorBidi"/>
          <w:sz w:val="32"/>
          <w:szCs w:val="32"/>
          <w:lang w:val="en-US"/>
        </w:rPr>
      </w:pPr>
      <w:r>
        <w:br w:type="page"/>
      </w:r>
    </w:p>
    <w:p w14:paraId="64AD759B" w14:textId="77777777" w:rsidR="00014007" w:rsidRDefault="00955AFC" w:rsidP="00955AFC">
      <w:pPr>
        <w:pStyle w:val="Heading1"/>
      </w:pPr>
      <w:r>
        <w:lastRenderedPageBreak/>
        <w:t>Summary</w:t>
      </w:r>
    </w:p>
    <w:p w14:paraId="6D85AEB2" w14:textId="2D43444D" w:rsidR="00955AFC" w:rsidRDefault="00FC52DC" w:rsidP="00FC52DC">
      <w:bookmarkStart w:id="1" w:name="_Hlk25684155"/>
      <w:r>
        <w:t>A project is proposed to</w:t>
      </w:r>
      <w:r w:rsidR="00AB1877">
        <w:t xml:space="preserve"> develop and</w:t>
      </w:r>
      <w:r>
        <w:t xml:space="preserve"> investigate the effectiveness of a fixed gain control system strategy for a six degree of freedom submerged Wave Energy Converter (WEC).</w:t>
      </w:r>
      <w:r w:rsidR="00AB1877">
        <w:t xml:space="preserve"> </w:t>
      </w:r>
      <w:bookmarkEnd w:id="1"/>
      <w:r w:rsidR="00AB1877">
        <w:t xml:space="preserve">The WEC is modelled on a product known as </w:t>
      </w:r>
      <w:proofErr w:type="spellStart"/>
      <w:r w:rsidR="00AB1877">
        <w:t>WaveSub</w:t>
      </w:r>
      <w:proofErr w:type="spellEnd"/>
      <w:sdt>
        <w:sdtPr>
          <w:id w:val="1419828336"/>
          <w:citation/>
        </w:sdtPr>
        <w:sdtEndPr/>
        <w:sdtContent>
          <w:r>
            <w:fldChar w:fldCharType="begin"/>
          </w:r>
          <w:r w:rsidR="001375E2">
            <w:instrText xml:space="preserve">CITATION wavesub \l 2057 </w:instrText>
          </w:r>
          <w:r>
            <w:fldChar w:fldCharType="separate"/>
          </w:r>
          <w:r w:rsidR="001F4F9D">
            <w:rPr>
              <w:noProof/>
            </w:rPr>
            <w:t xml:space="preserve"> </w:t>
          </w:r>
          <w:r w:rsidR="001F4F9D" w:rsidRPr="001F4F9D">
            <w:rPr>
              <w:noProof/>
            </w:rPr>
            <w:t>(Marine Power Systems, 2019)</w:t>
          </w:r>
          <w:r>
            <w:fldChar w:fldCharType="end"/>
          </w:r>
        </w:sdtContent>
      </w:sdt>
      <w:r w:rsidR="00AB1877">
        <w:t xml:space="preserve"> which features a submerged cylindrical buoy with four tethers.</w:t>
      </w:r>
    </w:p>
    <w:p w14:paraId="3C8BD860" w14:textId="77777777" w:rsidR="008F46C4" w:rsidRDefault="00AB1877" w:rsidP="00FC52DC">
      <w:pPr>
        <w:rPr>
          <w:ins w:id="2" w:author="Carl Selig" w:date="2019-11-26T10:41:00Z"/>
        </w:rPr>
      </w:pPr>
      <w:r>
        <w:t xml:space="preserve">The control system strategy will be evaluated on how much extra power it is able to capture over an </w:t>
      </w:r>
      <w:del w:id="3" w:author="Andrew Hillis" w:date="2019-11-26T09:10:00Z">
        <w:r w:rsidDel="00F55828">
          <w:delText xml:space="preserve">uncontrolled </w:delText>
        </w:r>
      </w:del>
      <w:ins w:id="4" w:author="Andrew Hillis" w:date="2019-11-26T09:10:00Z">
        <w:r w:rsidR="00F55828">
          <w:t xml:space="preserve">optimally damped passive </w:t>
        </w:r>
      </w:ins>
      <w:r>
        <w:t xml:space="preserve">system in a variety of sea </w:t>
      </w:r>
      <w:del w:id="5" w:author="Carl Selig" w:date="2019-11-26T10:40:00Z">
        <w:r w:rsidDel="008F46C4">
          <w:delText>scenarios</w:delText>
        </w:r>
      </w:del>
      <w:ins w:id="6" w:author="Carl Selig" w:date="2019-11-26T10:40:00Z">
        <w:r w:rsidR="008F46C4">
          <w:t>states</w:t>
        </w:r>
      </w:ins>
      <w:r>
        <w:t>. It must also stay within the physical constraints of the WEC</w:t>
      </w:r>
      <w:ins w:id="7" w:author="Carl Selig" w:date="2019-11-26T10:40:00Z">
        <w:r w:rsidR="008F46C4">
          <w:t xml:space="preserve"> device</w:t>
        </w:r>
      </w:ins>
      <w:r>
        <w:t>. This will be evaluated using a pre-established software simulation</w:t>
      </w:r>
      <w:r w:rsidR="00EB058A">
        <w:t xml:space="preserve"> known as </w:t>
      </w:r>
      <w:proofErr w:type="spellStart"/>
      <w:r w:rsidR="00EB058A">
        <w:t>WECsim</w:t>
      </w:r>
      <w:proofErr w:type="spellEnd"/>
      <w:ins w:id="8" w:author="Carl Selig" w:date="2019-11-26T10:40:00Z">
        <w:r w:rsidR="008F46C4">
          <w:t>.</w:t>
        </w:r>
      </w:ins>
    </w:p>
    <w:p w14:paraId="5BF8C280" w14:textId="27F93525" w:rsidR="00AB1877" w:rsidRDefault="008F46C4" w:rsidP="00FC52DC">
      <w:ins w:id="9" w:author="Carl Selig" w:date="2019-11-26T10:41:00Z">
        <w:r>
          <w:t>The fixed gain control scheme to be investigated is known as Simple and Effective control and was presented by Ringwood</w:t>
        </w:r>
      </w:ins>
      <w:customXmlInsRangeStart w:id="10" w:author="Carl Selig" w:date="2019-11-26T10:42:00Z"/>
      <w:sdt>
        <w:sdtPr>
          <w:id w:val="-1614893378"/>
          <w:citation/>
        </w:sdtPr>
        <w:sdtEndPr/>
        <w:sdtContent>
          <w:customXmlInsRangeEnd w:id="10"/>
          <w:ins w:id="11" w:author="Carl Selig" w:date="2019-11-26T10:42:00Z">
            <w:r>
              <w:fldChar w:fldCharType="begin"/>
            </w:r>
            <w:r>
              <w:instrText xml:space="preserve"> CITATION Fus13 \l 2057 </w:instrText>
            </w:r>
          </w:ins>
          <w:r>
            <w:fldChar w:fldCharType="separate"/>
          </w:r>
          <w:r w:rsidR="001F4F9D">
            <w:rPr>
              <w:noProof/>
            </w:rPr>
            <w:t xml:space="preserve"> </w:t>
          </w:r>
          <w:r w:rsidR="001F4F9D" w:rsidRPr="001F4F9D">
            <w:rPr>
              <w:noProof/>
            </w:rPr>
            <w:t>(Fusco &amp; Ringwood, 2013)</w:t>
          </w:r>
          <w:ins w:id="12" w:author="Carl Selig" w:date="2019-11-26T10:42:00Z">
            <w:r>
              <w:fldChar w:fldCharType="end"/>
            </w:r>
          </w:ins>
          <w:customXmlInsRangeStart w:id="13" w:author="Carl Selig" w:date="2019-11-26T10:42:00Z"/>
        </w:sdtContent>
      </w:sdt>
      <w:customXmlInsRangeEnd w:id="13"/>
      <w:ins w:id="14" w:author="Carl Selig" w:date="2019-11-26T10:42:00Z">
        <w:r>
          <w:t xml:space="preserve">. </w:t>
        </w:r>
        <w:r w:rsidR="00FD0640">
          <w:t>Ringwood</w:t>
        </w:r>
      </w:ins>
      <w:ins w:id="15" w:author="Carl Selig" w:date="2019-11-26T10:43:00Z">
        <w:r w:rsidR="00FD0640">
          <w:t>’s work considers a 1 Degree of Freedom</w:t>
        </w:r>
      </w:ins>
      <w:ins w:id="16" w:author="Carl Selig" w:date="2019-11-26T10:47:00Z">
        <w:r w:rsidR="00F242E7">
          <w:t xml:space="preserve"> </w:t>
        </w:r>
      </w:ins>
      <w:ins w:id="17" w:author="Carl Selig" w:date="2019-11-26T10:43:00Z">
        <w:r w:rsidR="00FD0640">
          <w:t xml:space="preserve">(DOF) WEC. </w:t>
        </w:r>
      </w:ins>
      <w:ins w:id="18" w:author="Carl Selig" w:date="2019-11-26T10:48:00Z">
        <w:r w:rsidR="00F242E7">
          <w:t>Home position</w:t>
        </w:r>
      </w:ins>
      <w:ins w:id="19" w:author="Carl Selig" w:date="2019-11-26T10:43:00Z">
        <w:r w:rsidR="00F242E7">
          <w:t xml:space="preserve"> drift has been observed</w:t>
        </w:r>
        <w:r w:rsidR="00FD0640">
          <w:t xml:space="preserve"> in previous work when applying this sc</w:t>
        </w:r>
        <w:r w:rsidR="00F242E7">
          <w:t>heme to 6DOF systems. The cause of this error</w:t>
        </w:r>
        <w:r w:rsidR="00FD0640">
          <w:t xml:space="preserve"> will be investigated and a conclusion will be reached on the applicability of Simple and E</w:t>
        </w:r>
        <w:r w:rsidR="00F242E7">
          <w:t>ffective Control to 6DOF WECs</w:t>
        </w:r>
        <w:r w:rsidR="00FD0640">
          <w:t>.</w:t>
        </w:r>
      </w:ins>
      <w:del w:id="20" w:author="Carl Selig" w:date="2019-11-26T10:40:00Z">
        <w:r w:rsidR="00EB058A" w:rsidDel="008F46C4">
          <w:delText>,</w:delText>
        </w:r>
      </w:del>
      <w:del w:id="21" w:author="Andrew Hillis" w:date="2019-11-26T09:11:00Z">
        <w:r w:rsidR="00EB058A" w:rsidDel="00F55828">
          <w:delText xml:space="preserve"> developed by Dr. Andrew Hillis, this project’s supervisor</w:delText>
        </w:r>
        <w:r w:rsidR="00AB1877" w:rsidDel="00F55828">
          <w:delText>.</w:delText>
        </w:r>
      </w:del>
    </w:p>
    <w:p w14:paraId="714A8A5B" w14:textId="77777777" w:rsidR="00AB1877" w:rsidRDefault="00AB1877" w:rsidP="00FC52DC"/>
    <w:p w14:paraId="53AAA770" w14:textId="77777777" w:rsidR="00955AFC" w:rsidRDefault="00955AFC" w:rsidP="00955AFC">
      <w:pPr>
        <w:pStyle w:val="Heading1"/>
      </w:pPr>
      <w:r>
        <w:t>Introduction</w:t>
      </w:r>
      <w:r w:rsidR="001B21CF">
        <w:t xml:space="preserve"> and Background</w:t>
      </w:r>
    </w:p>
    <w:p w14:paraId="54E6608F" w14:textId="77777777" w:rsidR="002C6101" w:rsidRPr="002C6101" w:rsidRDefault="00580C45" w:rsidP="002C6101">
      <w:pPr>
        <w:rPr>
          <w:lang w:val="en-US"/>
        </w:rPr>
      </w:pPr>
      <w:r>
        <w:rPr>
          <w:lang w:val="en-US"/>
        </w:rPr>
        <w:t>Wave power is a promising renewable energy source that offers advantages over technologies such as solar and wind power. Notably wave power is always available, making it easier to match energy supply and demand. In other words, wave power has a guaranteed base load.</w:t>
      </w:r>
    </w:p>
    <w:p w14:paraId="251324DE" w14:textId="34186CD8" w:rsidR="00156A61" w:rsidRDefault="00156A61" w:rsidP="00156A61">
      <w:r>
        <w:t>The modern concept of wave power was first proposed in 1974 by Stephen Salter in the form of the so-named Salter duck</w:t>
      </w:r>
      <w:r w:rsidRPr="0021008D">
        <w:t xml:space="preserve"> </w:t>
      </w:r>
      <w:sdt>
        <w:sdtPr>
          <w:id w:val="1916435956"/>
          <w:citation/>
        </w:sdtPr>
        <w:sdtEndPr/>
        <w:sdtContent>
          <w:r>
            <w:fldChar w:fldCharType="begin"/>
          </w:r>
          <w:r>
            <w:instrText xml:space="preserve"> CITATION Sal74 \l 2057 </w:instrText>
          </w:r>
          <w:r>
            <w:fldChar w:fldCharType="separate"/>
          </w:r>
          <w:r w:rsidR="001F4F9D" w:rsidRPr="001F4F9D">
            <w:rPr>
              <w:noProof/>
            </w:rPr>
            <w:t>(Salter, 1974)</w:t>
          </w:r>
          <w:r>
            <w:fldChar w:fldCharType="end"/>
          </w:r>
        </w:sdtContent>
      </w:sdt>
      <w:r>
        <w:t>. This device was proposed as an alternative to oil during the 1973 Oil Crisis in the UK.</w:t>
      </w:r>
      <w:r w:rsidR="001E7498">
        <w:t xml:space="preserve"> As shown in </w:t>
      </w:r>
      <w:r w:rsidR="001E7498">
        <w:fldChar w:fldCharType="begin"/>
      </w:r>
      <w:r w:rsidR="001E7498">
        <w:instrText xml:space="preserve"> REF _Ref25493488 \h </w:instrText>
      </w:r>
      <w:r w:rsidR="001E7498">
        <w:fldChar w:fldCharType="separate"/>
      </w:r>
      <w:r w:rsidR="001F4F9D">
        <w:t xml:space="preserve">Figure </w:t>
      </w:r>
      <w:r w:rsidR="001F4F9D">
        <w:rPr>
          <w:noProof/>
        </w:rPr>
        <w:t>1</w:t>
      </w:r>
      <w:r w:rsidR="001E7498">
        <w:fldChar w:fldCharType="end"/>
      </w:r>
      <w:r w:rsidR="001E7498">
        <w:t xml:space="preserve"> the Salter duck generates power by having its vane (beak) bobbed by incoming waves. It then transfers this energy to an internal drum.</w:t>
      </w:r>
    </w:p>
    <w:p w14:paraId="6A7A2719" w14:textId="77777777" w:rsidR="00EB058A" w:rsidRDefault="00EB058A" w:rsidP="00EB058A">
      <w:pPr>
        <w:keepNext/>
        <w:jc w:val="center"/>
      </w:pPr>
      <w:r>
        <w:rPr>
          <w:noProof/>
          <w:lang w:eastAsia="en-GB"/>
        </w:rPr>
        <w:drawing>
          <wp:inline distT="0" distB="0" distL="0" distR="0" wp14:anchorId="21822030" wp14:editId="473D99E3">
            <wp:extent cx="2944898" cy="2614686"/>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1092"/>
                    <a:stretch/>
                  </pic:blipFill>
                  <pic:spPr bwMode="auto">
                    <a:xfrm>
                      <a:off x="0" y="0"/>
                      <a:ext cx="2955152" cy="2623790"/>
                    </a:xfrm>
                    <a:prstGeom prst="rect">
                      <a:avLst/>
                    </a:prstGeom>
                    <a:ln>
                      <a:noFill/>
                    </a:ln>
                    <a:extLst>
                      <a:ext uri="{53640926-AAD7-44D8-BBD7-CCE9431645EC}">
                        <a14:shadowObscured xmlns:a14="http://schemas.microsoft.com/office/drawing/2010/main"/>
                      </a:ext>
                    </a:extLst>
                  </pic:spPr>
                </pic:pic>
              </a:graphicData>
            </a:graphic>
          </wp:inline>
        </w:drawing>
      </w:r>
    </w:p>
    <w:p w14:paraId="6B3ACABD" w14:textId="3C5B6F3B" w:rsidR="00EB058A" w:rsidRDefault="00EB058A" w:rsidP="00EB058A">
      <w:pPr>
        <w:pStyle w:val="Caption"/>
        <w:jc w:val="center"/>
      </w:pPr>
      <w:bookmarkStart w:id="22" w:name="_Ref25493488"/>
      <w:bookmarkStart w:id="23" w:name="_Ref25493480"/>
      <w:r>
        <w:t xml:space="preserve">Figure </w:t>
      </w:r>
      <w:r w:rsidR="00076DFA">
        <w:fldChar w:fldCharType="begin"/>
      </w:r>
      <w:r w:rsidR="00076DFA">
        <w:instrText xml:space="preserve"> SEQ Figure \* ARABIC </w:instrText>
      </w:r>
      <w:r w:rsidR="00076DFA">
        <w:fldChar w:fldCharType="separate"/>
      </w:r>
      <w:r w:rsidR="001F4F9D">
        <w:rPr>
          <w:noProof/>
        </w:rPr>
        <w:t>1</w:t>
      </w:r>
      <w:r w:rsidR="00076DFA">
        <w:rPr>
          <w:noProof/>
        </w:rPr>
        <w:fldChar w:fldCharType="end"/>
      </w:r>
      <w:bookmarkEnd w:id="22"/>
      <w:r>
        <w:t>: A reproduction of a figure from “Wave Power,”</w:t>
      </w:r>
      <w:sdt>
        <w:sdtPr>
          <w:id w:val="1558430311"/>
          <w:citation/>
        </w:sdtPr>
        <w:sdtEndPr/>
        <w:sdtContent>
          <w:r>
            <w:fldChar w:fldCharType="begin"/>
          </w:r>
          <w:r>
            <w:instrText xml:space="preserve"> CITATION Sal74 \l 2057 </w:instrText>
          </w:r>
          <w:r>
            <w:fldChar w:fldCharType="separate"/>
          </w:r>
          <w:r w:rsidR="001F4F9D">
            <w:rPr>
              <w:noProof/>
            </w:rPr>
            <w:t xml:space="preserve"> </w:t>
          </w:r>
          <w:r w:rsidR="001F4F9D" w:rsidRPr="001F4F9D">
            <w:rPr>
              <w:noProof/>
            </w:rPr>
            <w:t>(Salter, 1974)</w:t>
          </w:r>
          <w:r>
            <w:fldChar w:fldCharType="end"/>
          </w:r>
        </w:sdtContent>
      </w:sdt>
      <w:r>
        <w:t>.</w:t>
      </w:r>
      <w:bookmarkEnd w:id="23"/>
      <w:r w:rsidR="001E7498">
        <w:t xml:space="preserve"> “a. vane; b, a hollow cylindrical member; c, paraxial ridges; d, inward facing ridges on the vane; e, vertical fin between this vane and the next.”</w:t>
      </w:r>
    </w:p>
    <w:p w14:paraId="49809AA3" w14:textId="77777777" w:rsidR="00EB058A" w:rsidRDefault="00EB058A" w:rsidP="00156A61"/>
    <w:p w14:paraId="65B9414B" w14:textId="71ED56EB" w:rsidR="00156A61" w:rsidRDefault="00156A61" w:rsidP="00156A61">
      <w:r>
        <w:t>Salter received funding from the UK Department of Energy to set up a laboratory in Edinburgh</w:t>
      </w:r>
      <w:del w:id="24" w:author="Carl Selig" w:date="2019-11-26T10:51:00Z">
        <w:r w:rsidDel="00380087">
          <w:delText xml:space="preserve"> where he continued his work</w:delText>
        </w:r>
      </w:del>
      <w:r>
        <w:t xml:space="preserve">. Wave power also garnered interest from other British academics, notably David Evans in Bristol who </w:t>
      </w:r>
      <w:del w:id="25" w:author="Carl Selig" w:date="2019-11-26T13:31:00Z">
        <w:r w:rsidR="00C0559F" w:rsidDel="00343A9A">
          <w:delText>theorised</w:delText>
        </w:r>
        <w:r w:rsidDel="00343A9A">
          <w:delText xml:space="preserve"> </w:delText>
        </w:r>
      </w:del>
      <w:ins w:id="26" w:author="Carl Selig" w:date="2019-11-26T13:31:00Z">
        <w:r w:rsidR="00343A9A">
          <w:t xml:space="preserve">invented </w:t>
        </w:r>
      </w:ins>
      <w:r>
        <w:t>the Bristol Cylinder</w:t>
      </w:r>
      <w:r w:rsidR="007D2428">
        <w:t xml:space="preserve">. </w:t>
      </w:r>
      <w:sdt>
        <w:sdtPr>
          <w:id w:val="-2019679524"/>
          <w:citation/>
        </w:sdtPr>
        <w:sdtEndPr/>
        <w:sdtContent>
          <w:r w:rsidR="007D2428">
            <w:fldChar w:fldCharType="begin"/>
          </w:r>
          <w:r w:rsidR="007D2428">
            <w:instrText xml:space="preserve"> CITATION Eva79 \l 2057 </w:instrText>
          </w:r>
          <w:r w:rsidR="007D2428">
            <w:fldChar w:fldCharType="separate"/>
          </w:r>
          <w:r w:rsidR="001F4F9D" w:rsidRPr="001F4F9D">
            <w:rPr>
              <w:noProof/>
            </w:rPr>
            <w:t>(Evans, et al., 1979)</w:t>
          </w:r>
          <w:r w:rsidR="007D2428">
            <w:fldChar w:fldCharType="end"/>
          </w:r>
        </w:sdtContent>
      </w:sdt>
      <w:r w:rsidR="006166A8">
        <w:t>.</w:t>
      </w:r>
    </w:p>
    <w:p w14:paraId="0F0AD189" w14:textId="708ADBC2" w:rsidR="00C0559F" w:rsidRDefault="00C0559F" w:rsidP="00156A61">
      <w:r>
        <w:t xml:space="preserve">Evans also developed theories on the hydrodynamics and efficiency of WECs under idealised conditions </w:t>
      </w:r>
      <w:sdt>
        <w:sdtPr>
          <w:id w:val="-251356716"/>
          <w:citation/>
        </w:sdtPr>
        <w:sdtEndPr/>
        <w:sdtContent>
          <w:r>
            <w:fldChar w:fldCharType="begin"/>
          </w:r>
          <w:r>
            <w:instrText xml:space="preserve"> CITATION Placeholder1 \l 2057 </w:instrText>
          </w:r>
          <w:r>
            <w:fldChar w:fldCharType="separate"/>
          </w:r>
          <w:r w:rsidR="001F4F9D" w:rsidRPr="001F4F9D">
            <w:rPr>
              <w:noProof/>
            </w:rPr>
            <w:t>(Evans, 1976)</w:t>
          </w:r>
          <w:r>
            <w:fldChar w:fldCharType="end"/>
          </w:r>
        </w:sdtContent>
      </w:sdt>
      <w:r>
        <w:t xml:space="preserve">. His work concerns a </w:t>
      </w:r>
      <w:del w:id="27" w:author="Carl Selig [2]" w:date="2019-11-26T17:13:00Z">
        <w:r w:rsidDel="00B22967">
          <w:delText>one dimensional</w:delText>
        </w:r>
      </w:del>
      <w:ins w:id="28" w:author="Carl Selig [2]" w:date="2019-11-26T17:13:00Z">
        <w:r w:rsidR="00B22967">
          <w:t>one-dimensional</w:t>
        </w:r>
      </w:ins>
      <w:r>
        <w:t xml:space="preserve"> scenario where waves are modelled as perfect sinusoids that meet the WEC at right angles. This is not the case in nature and thus his claim</w:t>
      </w:r>
      <w:del w:id="29" w:author="Carl Selig" w:date="2019-11-26T16:08:00Z">
        <w:r w:rsidDel="00EE71F7">
          <w:delText>s</w:delText>
        </w:r>
      </w:del>
      <w:r>
        <w:t xml:space="preserve"> that 100% extraction of wave energy </w:t>
      </w:r>
      <w:del w:id="30" w:author="Carl Selig" w:date="2019-11-26T16:08:00Z">
        <w:r w:rsidR="00A95A2E" w:rsidDel="00EE71F7">
          <w:delText>are</w:delText>
        </w:r>
        <w:r w:rsidDel="00EE71F7">
          <w:delText xml:space="preserve"> </w:delText>
        </w:r>
      </w:del>
      <w:ins w:id="31" w:author="Carl Selig" w:date="2019-11-26T16:08:00Z">
        <w:r w:rsidR="00EE71F7">
          <w:t xml:space="preserve">is </w:t>
        </w:r>
      </w:ins>
      <w:r>
        <w:t xml:space="preserve">possible </w:t>
      </w:r>
      <w:del w:id="32" w:author="Carl Selig" w:date="2019-11-26T16:08:00Z">
        <w:r w:rsidDel="00EE71F7">
          <w:delText xml:space="preserve">have </w:delText>
        </w:r>
      </w:del>
      <w:ins w:id="33" w:author="Carl Selig" w:date="2019-11-26T16:08:00Z">
        <w:r w:rsidR="00EE71F7">
          <w:t xml:space="preserve">has </w:t>
        </w:r>
      </w:ins>
      <w:r>
        <w:t>never been produced in practice.</w:t>
      </w:r>
    </w:p>
    <w:p w14:paraId="2D152ED7" w14:textId="59216935" w:rsidR="00773FB3" w:rsidRDefault="00773FB3" w:rsidP="00156A61">
      <w:r>
        <w:t>Unfortunately, with the conclusion of the Oil Crisis, Salter and Evans found it increasingly difficult to secure funding for their research and none of their devices have been brought to market</w:t>
      </w:r>
      <w:ins w:id="34" w:author="Carl Selig" w:date="2019-11-26T13:31:00Z">
        <w:r w:rsidR="000C1BC9">
          <w:t>.</w:t>
        </w:r>
      </w:ins>
      <w:ins w:id="35" w:author="Carl Selig" w:date="2019-11-26T13:32:00Z">
        <w:r w:rsidR="00ED572C">
          <w:t xml:space="preserve"> </w:t>
        </w:r>
      </w:ins>
      <w:ins w:id="36" w:author="Carl Selig" w:date="2019-11-26T14:46:00Z">
        <w:r w:rsidR="00BD12CE">
          <w:t xml:space="preserve">In his Review article titled, </w:t>
        </w:r>
      </w:ins>
      <w:ins w:id="37" w:author="Carl Selig" w:date="2019-11-26T14:47:00Z">
        <w:r w:rsidR="00BD12CE">
          <w:t xml:space="preserve">“Wave energy: Nostalgic Ramblings, future hopes and heretical suggestions,” Salter </w:t>
        </w:r>
      </w:ins>
      <w:ins w:id="38" w:author="Carl Selig" w:date="2019-11-26T13:32:00Z">
        <w:r w:rsidR="00ED572C">
          <w:t xml:space="preserve">blames pressure from the nuclear sector </w:t>
        </w:r>
      </w:ins>
      <w:ins w:id="39" w:author="Carl Selig" w:date="2019-11-26T14:38:00Z">
        <w:r w:rsidR="00BD12CE">
          <w:t xml:space="preserve">and </w:t>
        </w:r>
      </w:ins>
      <w:ins w:id="40" w:author="Carl Selig" w:date="2019-11-26T14:39:00Z">
        <w:r w:rsidR="00BD12CE">
          <w:t>“others [who] set out to destroy what they saw to be a threat,”</w:t>
        </w:r>
      </w:ins>
      <w:ins w:id="41" w:author="Carl Selig" w:date="2019-11-26T14:46:00Z">
        <w:r w:rsidR="00BD12CE">
          <w:t xml:space="preserve"> </w:t>
        </w:r>
      </w:ins>
      <w:customXmlInsRangeStart w:id="42" w:author="Carl Selig" w:date="2019-11-26T14:46:00Z"/>
      <w:sdt>
        <w:sdtPr>
          <w:id w:val="-1586450458"/>
          <w:citation/>
        </w:sdtPr>
        <w:sdtEndPr/>
        <w:sdtContent>
          <w:customXmlInsRangeEnd w:id="42"/>
          <w:ins w:id="43" w:author="Carl Selig" w:date="2019-11-26T14:46:00Z">
            <w:r w:rsidR="00BD12CE">
              <w:fldChar w:fldCharType="begin"/>
            </w:r>
            <w:r w:rsidR="00BD12CE">
              <w:instrText xml:space="preserve"> CITATION Sal16 \l 2057 </w:instrText>
            </w:r>
          </w:ins>
          <w:r w:rsidR="00BD12CE">
            <w:fldChar w:fldCharType="separate"/>
          </w:r>
          <w:r w:rsidR="001F4F9D" w:rsidRPr="001F4F9D">
            <w:rPr>
              <w:noProof/>
            </w:rPr>
            <w:t>(Salter, 2016)</w:t>
          </w:r>
          <w:ins w:id="44" w:author="Carl Selig" w:date="2019-11-26T14:46:00Z">
            <w:r w:rsidR="00BD12CE">
              <w:fldChar w:fldCharType="end"/>
            </w:r>
          </w:ins>
          <w:customXmlInsRangeStart w:id="45" w:author="Carl Selig" w:date="2019-11-26T14:46:00Z"/>
        </w:sdtContent>
      </w:sdt>
      <w:customXmlInsRangeEnd w:id="45"/>
      <w:ins w:id="46" w:author="Carl Selig" w:date="2019-11-26T14:47:00Z">
        <w:r w:rsidR="00BD12CE">
          <w:t>. He then goes on to explain that whilst WECs were initially billed as very simple the reality is significantly more complex.</w:t>
        </w:r>
      </w:ins>
      <w:del w:id="47" w:author="Carl Selig" w:date="2019-11-26T13:31:00Z">
        <w:r w:rsidDel="000C1BC9">
          <w:delText xml:space="preserve"> at the time of writing.</w:delText>
        </w:r>
      </w:del>
    </w:p>
    <w:p w14:paraId="20B2BF2E" w14:textId="787C7852" w:rsidR="00CA6A1F" w:rsidRDefault="006166A8" w:rsidP="00156A61">
      <w:r>
        <w:t xml:space="preserve">At the time of writing there have been two WEC projects in the UK that </w:t>
      </w:r>
      <w:r w:rsidR="009849AC">
        <w:t xml:space="preserve">have </w:t>
      </w:r>
      <w:r w:rsidR="00773FB3">
        <w:t xml:space="preserve">reached commercialisation. </w:t>
      </w:r>
      <w:proofErr w:type="spellStart"/>
      <w:r w:rsidR="00773FB3">
        <w:t>Pelamis</w:t>
      </w:r>
      <w:proofErr w:type="spellEnd"/>
      <w:ins w:id="48" w:author="Carl Selig" w:date="2019-11-26T16:09:00Z">
        <w:r w:rsidR="00EE71F7">
          <w:t xml:space="preserve"> </w:t>
        </w:r>
      </w:ins>
      <w:del w:id="49" w:author="Carl Selig" w:date="2019-11-26T16:09:00Z">
        <w:r w:rsidR="00773FB3" w:rsidDel="00EE71F7">
          <w:delText xml:space="preserve"> </w:delText>
        </w:r>
      </w:del>
      <w:r w:rsidR="00773FB3">
        <w:t xml:space="preserve">from </w:t>
      </w:r>
      <w:proofErr w:type="spellStart"/>
      <w:r w:rsidR="00A429C5">
        <w:t>Pelamis</w:t>
      </w:r>
      <w:proofErr w:type="spellEnd"/>
      <w:r w:rsidR="00A429C5">
        <w:t xml:space="preserve"> Wave Power and Oyster from Aquamarine Systems. </w:t>
      </w:r>
      <w:sdt>
        <w:sdtPr>
          <w:id w:val="-532961142"/>
          <w:citation/>
        </w:sdtPr>
        <w:sdtEndPr/>
        <w:sdtContent>
          <w:r w:rsidR="00A429C5">
            <w:fldChar w:fldCharType="begin"/>
          </w:r>
          <w:r w:rsidR="00A429C5">
            <w:instrText xml:space="preserve"> CITATION The19 \l 2057 </w:instrText>
          </w:r>
          <w:r w:rsidR="00A429C5">
            <w:fldChar w:fldCharType="separate"/>
          </w:r>
          <w:r w:rsidR="001F4F9D" w:rsidRPr="001F4F9D">
            <w:rPr>
              <w:noProof/>
            </w:rPr>
            <w:t>(The European Marine Energy Center Ltd., 2019)</w:t>
          </w:r>
          <w:r w:rsidR="00A429C5">
            <w:fldChar w:fldCharType="end"/>
          </w:r>
        </w:sdtContent>
      </w:sdt>
      <w:r w:rsidR="004220B0">
        <w:t xml:space="preserve">. </w:t>
      </w:r>
      <w:r w:rsidR="004220B0">
        <w:fldChar w:fldCharType="begin"/>
      </w:r>
      <w:r w:rsidR="004220B0">
        <w:instrText xml:space="preserve"> REF _Ref25507690 \h </w:instrText>
      </w:r>
      <w:r w:rsidR="004220B0">
        <w:fldChar w:fldCharType="separate"/>
      </w:r>
      <w:r w:rsidR="001F4F9D">
        <w:t xml:space="preserve">Figure </w:t>
      </w:r>
      <w:r w:rsidR="001F4F9D">
        <w:rPr>
          <w:noProof/>
        </w:rPr>
        <w:t>2</w:t>
      </w:r>
      <w:r w:rsidR="004220B0">
        <w:fldChar w:fldCharType="end"/>
      </w:r>
      <w:r w:rsidR="004220B0">
        <w:t xml:space="preserve"> shows these devices as they were installed. </w:t>
      </w:r>
      <w:proofErr w:type="spellStart"/>
      <w:r w:rsidR="00CD0D9A">
        <w:t>Pelamis</w:t>
      </w:r>
      <w:proofErr w:type="spellEnd"/>
      <w:r w:rsidR="00CD0D9A">
        <w:t xml:space="preserve"> 1 was installed in 2004 and became the first WEC to provide power to a National Grid. </w:t>
      </w:r>
      <w:proofErr w:type="spellStart"/>
      <w:r w:rsidR="00CD0D9A">
        <w:t>Pelamis</w:t>
      </w:r>
      <w:proofErr w:type="spellEnd"/>
      <w:r w:rsidR="00CD0D9A">
        <w:t xml:space="preserve"> 2 became the first WEC to be purchased by a utility company in 2009. Oyster was installed in 2012. </w:t>
      </w:r>
      <w:r w:rsidR="004220B0">
        <w:t>Both devices provided power to the National Grid over the course of their lifetimes.</w:t>
      </w:r>
    </w:p>
    <w:p w14:paraId="045D0FB9" w14:textId="77777777" w:rsidR="006166A8" w:rsidRDefault="006166A8" w:rsidP="00156A61"/>
    <w:p w14:paraId="0130CEAE" w14:textId="77777777" w:rsidR="00773FB3" w:rsidRDefault="00773FB3" w:rsidP="00773FB3">
      <w:pPr>
        <w:keepNext/>
        <w:jc w:val="center"/>
      </w:pPr>
      <w:r>
        <w:rPr>
          <w:noProof/>
          <w:lang w:eastAsia="en-GB"/>
        </w:rPr>
        <w:lastRenderedPageBreak/>
        <w:drawing>
          <wp:inline distT="0" distB="0" distL="0" distR="0" wp14:anchorId="288AF9F9" wp14:editId="10A55315">
            <wp:extent cx="5542882" cy="1697990"/>
            <wp:effectExtent l="0" t="0" r="1270" b="0"/>
            <wp:docPr id="4" name="Picture 4" descr="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539" cy="1719941"/>
                    </a:xfrm>
                    <a:prstGeom prst="rect">
                      <a:avLst/>
                    </a:prstGeom>
                    <a:noFill/>
                    <a:ln>
                      <a:noFill/>
                    </a:ln>
                  </pic:spPr>
                </pic:pic>
              </a:graphicData>
            </a:graphic>
          </wp:inline>
        </w:drawing>
      </w:r>
      <w:r>
        <w:rPr>
          <w:noProof/>
          <w:lang w:eastAsia="en-GB"/>
        </w:rPr>
        <w:drawing>
          <wp:inline distT="0" distB="0" distL="0" distR="0" wp14:anchorId="1F8F3130" wp14:editId="1918C887">
            <wp:extent cx="5523052" cy="1699260"/>
            <wp:effectExtent l="0" t="0" r="1905" b="0"/>
            <wp:docPr id="5" name="Picture 5" descr="Aquamarine Power's Oyster 800 wave energy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quamarine Power's Oyster 800 wave energy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7662" cy="1725292"/>
                    </a:xfrm>
                    <a:prstGeom prst="rect">
                      <a:avLst/>
                    </a:prstGeom>
                    <a:noFill/>
                    <a:ln>
                      <a:noFill/>
                    </a:ln>
                  </pic:spPr>
                </pic:pic>
              </a:graphicData>
            </a:graphic>
          </wp:inline>
        </w:drawing>
      </w:r>
    </w:p>
    <w:p w14:paraId="48758B9A" w14:textId="6AA7BC94" w:rsidR="006166A8" w:rsidRDefault="00773FB3" w:rsidP="00773FB3">
      <w:pPr>
        <w:pStyle w:val="Caption"/>
        <w:jc w:val="center"/>
      </w:pPr>
      <w:bookmarkStart w:id="50" w:name="_Ref25507690"/>
      <w:r>
        <w:t xml:space="preserve">Figure </w:t>
      </w:r>
      <w:r w:rsidR="00076DFA">
        <w:fldChar w:fldCharType="begin"/>
      </w:r>
      <w:r w:rsidR="00076DFA">
        <w:instrText xml:space="preserve"> SEQ Figure \* ARAB</w:instrText>
      </w:r>
      <w:r w:rsidR="00076DFA">
        <w:instrText xml:space="preserve">IC </w:instrText>
      </w:r>
      <w:r w:rsidR="00076DFA">
        <w:fldChar w:fldCharType="separate"/>
      </w:r>
      <w:r w:rsidR="001F4F9D">
        <w:rPr>
          <w:noProof/>
        </w:rPr>
        <w:t>2</w:t>
      </w:r>
      <w:r w:rsidR="00076DFA">
        <w:rPr>
          <w:noProof/>
        </w:rPr>
        <w:fldChar w:fldCharType="end"/>
      </w:r>
      <w:bookmarkEnd w:id="50"/>
      <w:r>
        <w:t xml:space="preserve">: </w:t>
      </w:r>
      <w:proofErr w:type="spellStart"/>
      <w:r>
        <w:t>Pela</w:t>
      </w:r>
      <w:r w:rsidR="00A429C5">
        <w:t>mis</w:t>
      </w:r>
      <w:proofErr w:type="spellEnd"/>
      <w:r w:rsidR="00A429C5">
        <w:t xml:space="preserve"> 2 [Top] and Oyster [Bottom] as installed at the </w:t>
      </w:r>
      <w:proofErr w:type="spellStart"/>
      <w:r w:rsidR="00A429C5">
        <w:t>Billia</w:t>
      </w:r>
      <w:proofErr w:type="spellEnd"/>
      <w:r w:rsidR="00A429C5">
        <w:t xml:space="preserve"> </w:t>
      </w:r>
      <w:proofErr w:type="spellStart"/>
      <w:r w:rsidR="00A429C5">
        <w:t>Croo</w:t>
      </w:r>
      <w:proofErr w:type="spellEnd"/>
      <w:r w:rsidR="00A429C5">
        <w:t xml:space="preserve"> wave test site in Orkney, Scotland.</w:t>
      </w:r>
      <w:sdt>
        <w:sdtPr>
          <w:id w:val="-690214499"/>
          <w:citation/>
        </w:sdtPr>
        <w:sdtEndPr/>
        <w:sdtContent>
          <w:r w:rsidR="00A429C5">
            <w:fldChar w:fldCharType="begin"/>
          </w:r>
          <w:r w:rsidR="00A429C5">
            <w:instrText xml:space="preserve"> CITATION The19 \l 2057 </w:instrText>
          </w:r>
          <w:r w:rsidR="00A429C5">
            <w:fldChar w:fldCharType="separate"/>
          </w:r>
          <w:r w:rsidR="001F4F9D">
            <w:rPr>
              <w:noProof/>
            </w:rPr>
            <w:t xml:space="preserve"> </w:t>
          </w:r>
          <w:r w:rsidR="001F4F9D" w:rsidRPr="001F4F9D">
            <w:rPr>
              <w:noProof/>
            </w:rPr>
            <w:t>(The European Marine Energy Center Ltd., 2019)</w:t>
          </w:r>
          <w:r w:rsidR="00A429C5">
            <w:fldChar w:fldCharType="end"/>
          </w:r>
        </w:sdtContent>
      </w:sdt>
    </w:p>
    <w:p w14:paraId="60797B18" w14:textId="3341AA02" w:rsidR="00390E0C" w:rsidRDefault="00CD0D9A" w:rsidP="004220B0">
      <w:proofErr w:type="gramStart"/>
      <w:r>
        <w:t>Similarly</w:t>
      </w:r>
      <w:proofErr w:type="gramEnd"/>
      <w:r>
        <w:t xml:space="preserve"> to Salter and Evans, both </w:t>
      </w:r>
      <w:r w:rsidR="0023715D">
        <w:t>organisations</w:t>
      </w:r>
      <w:r>
        <w:t xml:space="preserve"> found it difficult to secure fundi</w:t>
      </w:r>
      <w:r w:rsidR="0023715D">
        <w:t xml:space="preserve">ng after their initial funding </w:t>
      </w:r>
      <w:r>
        <w:t>lapsed.</w:t>
      </w:r>
      <w:r w:rsidR="0023715D">
        <w:t xml:space="preserve"> Both companies went into administration a few years after the installation of their WECs. This appears to be a recurring problem in the industry as there have been many</w:t>
      </w:r>
      <w:r w:rsidR="001D66E7">
        <w:t xml:space="preserve"> other</w:t>
      </w:r>
      <w:r w:rsidR="0023715D">
        <w:t xml:space="preserve"> </w:t>
      </w:r>
      <w:r w:rsidR="001D66E7">
        <w:t>promising</w:t>
      </w:r>
      <w:r w:rsidR="0023715D">
        <w:t xml:space="preserve"> WEC projects that have </w:t>
      </w:r>
      <w:r w:rsidR="001D66E7">
        <w:t xml:space="preserve">failed to find investors. Examples include </w:t>
      </w:r>
      <w:proofErr w:type="spellStart"/>
      <w:r w:rsidR="001D66E7">
        <w:t>Corpower</w:t>
      </w:r>
      <w:proofErr w:type="spellEnd"/>
      <w:r w:rsidR="001D66E7">
        <w:t xml:space="preserve"> Ocean and </w:t>
      </w:r>
      <w:proofErr w:type="spellStart"/>
      <w:r w:rsidR="001D66E7">
        <w:t>Seatricity</w:t>
      </w:r>
      <w:proofErr w:type="spellEnd"/>
      <w:r w:rsidR="001D66E7">
        <w:t xml:space="preserve"> </w:t>
      </w:r>
      <w:sdt>
        <w:sdtPr>
          <w:id w:val="104242180"/>
          <w:citation/>
        </w:sdtPr>
        <w:sdtEndPr/>
        <w:sdtContent>
          <w:r w:rsidR="001D66E7">
            <w:fldChar w:fldCharType="begin"/>
          </w:r>
          <w:r w:rsidR="001D66E7">
            <w:instrText xml:space="preserve"> CITATION The19 \l 2057 </w:instrText>
          </w:r>
          <w:r w:rsidR="001D66E7">
            <w:fldChar w:fldCharType="separate"/>
          </w:r>
          <w:r w:rsidR="001F4F9D" w:rsidRPr="001F4F9D">
            <w:rPr>
              <w:noProof/>
            </w:rPr>
            <w:t>(The European Marine Energy Center Ltd., 2019)</w:t>
          </w:r>
          <w:r w:rsidR="001D66E7">
            <w:fldChar w:fldCharType="end"/>
          </w:r>
        </w:sdtContent>
      </w:sdt>
      <w:r w:rsidR="001D66E7">
        <w:t>.</w:t>
      </w:r>
    </w:p>
    <w:p w14:paraId="2F743F75" w14:textId="77777777" w:rsidR="00955AFC" w:rsidRDefault="00955AFC" w:rsidP="00955AFC">
      <w:pPr>
        <w:pStyle w:val="Heading1"/>
      </w:pPr>
      <w:r>
        <w:t>Literature review</w:t>
      </w:r>
    </w:p>
    <w:p w14:paraId="19B32906" w14:textId="77777777" w:rsidR="00390E0C" w:rsidRDefault="00C41381" w:rsidP="00390E0C">
      <w:r>
        <w:t xml:space="preserve">It appears </w:t>
      </w:r>
      <w:r w:rsidR="00390E0C">
        <w:t>previous WECs were not economically viable as no WEC</w:t>
      </w:r>
      <w:r>
        <w:t xml:space="preserve"> project</w:t>
      </w:r>
      <w:r w:rsidR="00390E0C">
        <w:t xml:space="preserve"> to date has </w:t>
      </w:r>
      <w:r>
        <w:t>consistently made</w:t>
      </w:r>
      <w:r w:rsidR="00390E0C">
        <w:t xml:space="preserve"> profit. Investors have also proven unreliable long-term. Barring global economic change there is a need to make WECs more profitable if they are to become a national power source.</w:t>
      </w:r>
      <w:r w:rsidR="00390E0C">
        <w:br/>
      </w:r>
      <w:r w:rsidR="00390E0C">
        <w:br/>
        <w:t xml:space="preserve">One way of increasing the viability of a WEC is to use a control system. By taking the current Wave Excitation Force as an input the power extraction of a WEC can be optimised. In this project an in-development WEC known as </w:t>
      </w:r>
      <w:proofErr w:type="spellStart"/>
      <w:r w:rsidR="00390E0C">
        <w:t>WaveSub</w:t>
      </w:r>
      <w:proofErr w:type="spellEnd"/>
      <w:r w:rsidR="00390E0C">
        <w:t xml:space="preserve"> is used to investigate the effectiveness of fixed gain control schemes for power optimisation.</w:t>
      </w:r>
    </w:p>
    <w:p w14:paraId="09398388" w14:textId="58FB78E5" w:rsidR="00390E0C" w:rsidRDefault="00390E0C" w:rsidP="00390E0C">
      <w:r>
        <w:t xml:space="preserve">The </w:t>
      </w:r>
      <w:proofErr w:type="spellStart"/>
      <w:r>
        <w:t>Wave</w:t>
      </w:r>
      <w:r w:rsidR="00357A48">
        <w:t>S</w:t>
      </w:r>
      <w:r>
        <w:t>ub</w:t>
      </w:r>
      <w:proofErr w:type="spellEnd"/>
      <w:r>
        <w:t xml:space="preserve"> device consists of a submerged cylindrical float tethered to an underwater platform via 4 cables. The cables drive Power Take Offs (PTOs) that can extract energy from the motion of the float relative to the platform. </w:t>
      </w:r>
      <w:sdt>
        <w:sdtPr>
          <w:id w:val="1932542950"/>
          <w:citation/>
        </w:sdtPr>
        <w:sdtEndPr/>
        <w:sdtContent>
          <w:r>
            <w:fldChar w:fldCharType="begin"/>
          </w:r>
          <w:r>
            <w:instrText xml:space="preserve"> CITATION wavesub \l 2057 </w:instrText>
          </w:r>
          <w:r>
            <w:fldChar w:fldCharType="separate"/>
          </w:r>
          <w:r w:rsidR="001F4F9D" w:rsidRPr="001F4F9D">
            <w:rPr>
              <w:noProof/>
            </w:rPr>
            <w:t>(Marine Power Systems, 2019)</w:t>
          </w:r>
          <w:r>
            <w:fldChar w:fldCharType="end"/>
          </w:r>
        </w:sdtContent>
      </w:sdt>
    </w:p>
    <w:p w14:paraId="7E779C4B" w14:textId="77777777" w:rsidR="00390E0C" w:rsidRDefault="00390E0C" w:rsidP="00390E0C"/>
    <w:p w14:paraId="4DB3E9AC" w14:textId="77777777" w:rsidR="00390E0C" w:rsidRDefault="00390E0C" w:rsidP="00390E0C">
      <w:pPr>
        <w:keepNext/>
        <w:jc w:val="center"/>
      </w:pPr>
      <w:r>
        <w:rPr>
          <w:noProof/>
          <w:lang w:eastAsia="en-GB"/>
        </w:rPr>
        <w:lastRenderedPageBreak/>
        <w:drawing>
          <wp:inline distT="0" distB="0" distL="0" distR="0" wp14:anchorId="74579E9B" wp14:editId="4CF8E7AC">
            <wp:extent cx="2104293" cy="20058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700" r="16507"/>
                    <a:stretch/>
                  </pic:blipFill>
                  <pic:spPr bwMode="auto">
                    <a:xfrm>
                      <a:off x="0" y="0"/>
                      <a:ext cx="2113040" cy="2014146"/>
                    </a:xfrm>
                    <a:prstGeom prst="rect">
                      <a:avLst/>
                    </a:prstGeom>
                    <a:ln>
                      <a:noFill/>
                    </a:ln>
                    <a:extLst>
                      <a:ext uri="{53640926-AAD7-44D8-BBD7-CCE9431645EC}">
                        <a14:shadowObscured xmlns:a14="http://schemas.microsoft.com/office/drawing/2010/main"/>
                      </a:ext>
                    </a:extLst>
                  </pic:spPr>
                </pic:pic>
              </a:graphicData>
            </a:graphic>
          </wp:inline>
        </w:drawing>
      </w:r>
    </w:p>
    <w:p w14:paraId="0A185237" w14:textId="1D529266" w:rsidR="00390E0C" w:rsidRDefault="00390E0C" w:rsidP="00390E0C">
      <w:pPr>
        <w:pStyle w:val="Caption"/>
        <w:jc w:val="center"/>
      </w:pPr>
      <w:r>
        <w:t xml:space="preserve">Figure </w:t>
      </w:r>
      <w:r w:rsidR="00076DFA">
        <w:fldChar w:fldCharType="begin"/>
      </w:r>
      <w:r w:rsidR="00076DFA">
        <w:instrText xml:space="preserve"> SEQ Figure \* ARABIC </w:instrText>
      </w:r>
      <w:r w:rsidR="00076DFA">
        <w:fldChar w:fldCharType="separate"/>
      </w:r>
      <w:r w:rsidR="001F4F9D">
        <w:rPr>
          <w:noProof/>
        </w:rPr>
        <w:t>3</w:t>
      </w:r>
      <w:r w:rsidR="00076DFA">
        <w:rPr>
          <w:noProof/>
        </w:rPr>
        <w:fldChar w:fldCharType="end"/>
      </w:r>
      <w:r>
        <w:t xml:space="preserve">: A graphic of an array of 9 </w:t>
      </w:r>
      <w:proofErr w:type="spellStart"/>
      <w:r>
        <w:t>WaveSub</w:t>
      </w:r>
      <w:proofErr w:type="spellEnd"/>
      <w:r>
        <w:t xml:space="preserve"> devices. </w:t>
      </w:r>
      <w:sdt>
        <w:sdtPr>
          <w:id w:val="-1707560742"/>
          <w:citation/>
        </w:sdtPr>
        <w:sdtEndPr/>
        <w:sdtContent>
          <w:r>
            <w:fldChar w:fldCharType="begin"/>
          </w:r>
          <w:r>
            <w:instrText xml:space="preserve"> CITATION wavesub \l 2057 </w:instrText>
          </w:r>
          <w:r>
            <w:fldChar w:fldCharType="separate"/>
          </w:r>
          <w:r w:rsidR="001F4F9D" w:rsidRPr="001F4F9D">
            <w:rPr>
              <w:noProof/>
            </w:rPr>
            <w:t>(Marine Power Systems, 2019)</w:t>
          </w:r>
          <w:r>
            <w:fldChar w:fldCharType="end"/>
          </w:r>
        </w:sdtContent>
      </w:sdt>
      <w:r w:rsidR="007C4528">
        <w:t>. In this project the PTOs will be modelled as cable-drums rather than the arms shown.</w:t>
      </w:r>
    </w:p>
    <w:p w14:paraId="6216BC94" w14:textId="5CAC5811" w:rsidR="00390E0C" w:rsidRDefault="00390E0C" w:rsidP="00201C1D">
      <w:r>
        <w:t xml:space="preserve">A pre-existing simulation environment known as </w:t>
      </w:r>
      <w:proofErr w:type="spellStart"/>
      <w:r>
        <w:t>WECSim</w:t>
      </w:r>
      <w:proofErr w:type="spellEnd"/>
      <w:r>
        <w:t xml:space="preserve"> has been made available by </w:t>
      </w:r>
      <w:proofErr w:type="spellStart"/>
      <w:r>
        <w:t>Dr.</w:t>
      </w:r>
      <w:proofErr w:type="spellEnd"/>
      <w:r>
        <w:t xml:space="preserve"> Andrew Hillis. This simulation w</w:t>
      </w:r>
      <w:r w:rsidR="00C41381">
        <w:t xml:space="preserve">as used in various works by </w:t>
      </w:r>
      <w:proofErr w:type="spellStart"/>
      <w:r w:rsidR="00C41381">
        <w:t>Dr.</w:t>
      </w:r>
      <w:proofErr w:type="spellEnd"/>
      <w:r w:rsidR="00C41381">
        <w:t xml:space="preserve"> Hillis to compare the power extraction of a Model Predictive Control</w:t>
      </w:r>
      <w:ins w:id="51" w:author="Carl Selig" w:date="2019-11-26T16:17:00Z">
        <w:r w:rsidR="00701355">
          <w:t xml:space="preserve"> </w:t>
        </w:r>
      </w:ins>
      <w:r w:rsidR="00B926FB">
        <w:t>(MPC</w:t>
      </w:r>
      <w:ins w:id="52" w:author="Carl Selig" w:date="2019-11-26T16:17:00Z">
        <w:r w:rsidR="00701355">
          <w:t>)</w:t>
        </w:r>
      </w:ins>
      <w:r w:rsidR="00C41381">
        <w:t xml:space="preserve"> scheme to an, “Optimally tuned, passively damped” system </w:t>
      </w:r>
      <w:sdt>
        <w:sdtPr>
          <w:id w:val="-482469265"/>
          <w:citation/>
        </w:sdtPr>
        <w:sdtEndPr/>
        <w:sdtContent>
          <w:r w:rsidR="00C41381">
            <w:fldChar w:fldCharType="begin"/>
          </w:r>
          <w:r w:rsidR="00C41381">
            <w:instrText xml:space="preserve">CITATION AJH \l 2057 </w:instrText>
          </w:r>
          <w:r w:rsidR="00C41381">
            <w:fldChar w:fldCharType="separate"/>
          </w:r>
          <w:r w:rsidR="001F4F9D" w:rsidRPr="001F4F9D">
            <w:rPr>
              <w:noProof/>
            </w:rPr>
            <w:t>(Hillis, To Appear)</w:t>
          </w:r>
          <w:r w:rsidR="00C41381">
            <w:fldChar w:fldCharType="end"/>
          </w:r>
        </w:sdtContent>
      </w:sdt>
      <w:sdt>
        <w:sdtPr>
          <w:id w:val="605462379"/>
          <w:citation/>
        </w:sdtPr>
        <w:sdtEndPr/>
        <w:sdtContent>
          <w:r w:rsidR="00C41381">
            <w:fldChar w:fldCharType="begin"/>
          </w:r>
          <w:r w:rsidR="00C41381">
            <w:instrText xml:space="preserve"> CITATION Hilar \l 2057 </w:instrText>
          </w:r>
          <w:r w:rsidR="00C41381">
            <w:fldChar w:fldCharType="separate"/>
          </w:r>
          <w:r w:rsidR="001F4F9D">
            <w:rPr>
              <w:noProof/>
            </w:rPr>
            <w:t xml:space="preserve"> </w:t>
          </w:r>
          <w:r w:rsidR="001F4F9D" w:rsidRPr="001F4F9D">
            <w:rPr>
              <w:noProof/>
            </w:rPr>
            <w:t>(Hillis, et al., To Appear)</w:t>
          </w:r>
          <w:r w:rsidR="00C41381">
            <w:fldChar w:fldCharType="end"/>
          </w:r>
        </w:sdtContent>
      </w:sdt>
      <w:r w:rsidR="00B133E1">
        <w:t>.</w:t>
      </w:r>
      <w:r w:rsidR="001C0A77">
        <w:t xml:space="preserve"> </w:t>
      </w:r>
      <w:r w:rsidR="0091318E">
        <w:t xml:space="preserve">This </w:t>
      </w:r>
      <w:r w:rsidR="001C0A77">
        <w:t>approach will be used in this project to assess</w:t>
      </w:r>
      <w:r w:rsidR="0091318E">
        <w:t xml:space="preserve"> control system performance.</w:t>
      </w:r>
    </w:p>
    <w:p w14:paraId="3E485D27" w14:textId="00190249" w:rsidR="00701355" w:rsidRDefault="00201C1D" w:rsidP="00390E0C">
      <w:pPr>
        <w:rPr>
          <w:ins w:id="53" w:author="Carl Selig" w:date="2019-11-26T16:16:00Z"/>
        </w:rPr>
      </w:pPr>
      <w:r>
        <w:t xml:space="preserve">Many control schemes have been used to increase the power absorption of the </w:t>
      </w:r>
      <w:proofErr w:type="spellStart"/>
      <w:r>
        <w:t>WaveSub</w:t>
      </w:r>
      <w:proofErr w:type="spellEnd"/>
      <w:r>
        <w:t xml:space="preserve"> device and other WECs such as </w:t>
      </w:r>
      <w:r w:rsidR="00B926FB">
        <w:t>floating-point</w:t>
      </w:r>
      <w:r>
        <w:t xml:space="preserve"> absorbers</w:t>
      </w:r>
      <w:sdt>
        <w:sdtPr>
          <w:id w:val="-1908139349"/>
          <w:citation/>
        </w:sdtPr>
        <w:sdtEndPr/>
        <w:sdtContent>
          <w:r w:rsidR="00B926FB">
            <w:fldChar w:fldCharType="begin"/>
          </w:r>
          <w:r w:rsidR="00B926FB">
            <w:instrText xml:space="preserve"> CITATION Abd17 \l 2057 </w:instrText>
          </w:r>
          <w:r w:rsidR="00B926FB">
            <w:fldChar w:fldCharType="separate"/>
          </w:r>
          <w:r w:rsidR="001F4F9D">
            <w:rPr>
              <w:noProof/>
            </w:rPr>
            <w:t xml:space="preserve"> </w:t>
          </w:r>
          <w:r w:rsidR="001F4F9D" w:rsidRPr="001F4F9D">
            <w:rPr>
              <w:noProof/>
            </w:rPr>
            <w:t>(Abdelkhalik, et al., 2017)</w:t>
          </w:r>
          <w:r w:rsidR="00B926FB">
            <w:fldChar w:fldCharType="end"/>
          </w:r>
        </w:sdtContent>
      </w:sdt>
      <w:r>
        <w:t>.</w:t>
      </w:r>
      <w:r w:rsidR="00B926FB">
        <w:t xml:space="preserve"> Of note is a scheme known as, “Simple and Effective,” control proposed by John Ringwood and Francesco Fusco</w:t>
      </w:r>
      <w:sdt>
        <w:sdtPr>
          <w:id w:val="-543286330"/>
          <w:citation/>
        </w:sdtPr>
        <w:sdtEndPr/>
        <w:sdtContent>
          <w:r w:rsidR="00B926FB">
            <w:fldChar w:fldCharType="begin"/>
          </w:r>
          <w:r w:rsidR="00B926FB">
            <w:instrText xml:space="preserve"> CITATION Fus13 \l 2057 </w:instrText>
          </w:r>
          <w:r w:rsidR="00B926FB">
            <w:fldChar w:fldCharType="separate"/>
          </w:r>
          <w:r w:rsidR="001F4F9D">
            <w:rPr>
              <w:noProof/>
            </w:rPr>
            <w:t xml:space="preserve"> </w:t>
          </w:r>
          <w:r w:rsidR="001F4F9D" w:rsidRPr="001F4F9D">
            <w:rPr>
              <w:noProof/>
            </w:rPr>
            <w:t>(Fusco &amp; Ringwood, 2013)</w:t>
          </w:r>
          <w:r w:rsidR="00B926FB">
            <w:fldChar w:fldCharType="end"/>
          </w:r>
        </w:sdtContent>
      </w:sdt>
      <w:r w:rsidR="00B926FB">
        <w:t xml:space="preserve">. They claim that this scheme approaches the effectiveness of an </w:t>
      </w:r>
      <w:commentRangeStart w:id="54"/>
      <w:r w:rsidR="00B926FB">
        <w:t>MPC</w:t>
      </w:r>
      <w:commentRangeEnd w:id="54"/>
      <w:r w:rsidR="00F55828">
        <w:rPr>
          <w:rStyle w:val="CommentReference"/>
        </w:rPr>
        <w:commentReference w:id="54"/>
      </w:r>
      <w:r w:rsidR="00B926FB">
        <w:t xml:space="preserve"> scheme</w:t>
      </w:r>
      <w:r w:rsidR="007127E6">
        <w:t xml:space="preserve"> whilst being both simpler and more robust. </w:t>
      </w:r>
    </w:p>
    <w:p w14:paraId="6DA3EE8F" w14:textId="3DB75CD9" w:rsidR="00701355" w:rsidRDefault="00701355" w:rsidP="00390E0C">
      <w:pPr>
        <w:rPr>
          <w:ins w:id="55" w:author="Carl Selig" w:date="2019-11-26T16:16:00Z"/>
        </w:rPr>
      </w:pPr>
      <w:ins w:id="56" w:author="Carl Selig" w:date="2019-11-26T16:17:00Z">
        <w:del w:id="57" w:author="Carl Selig [2]" w:date="2019-11-26T16:27:00Z">
          <w:r w:rsidDel="00D937B6">
            <w:delText xml:space="preserve">In these works Model Predictive Control is considered a benchmark. As a </w:delText>
          </w:r>
        </w:del>
      </w:ins>
      <w:ins w:id="58" w:author="Carl Selig" w:date="2019-11-26T16:18:00Z">
        <w:del w:id="59" w:author="Carl Selig [2]" w:date="2019-11-26T16:27:00Z">
          <w:r w:rsidDel="00D937B6">
            <w:delText xml:space="preserve">computationally cheap </w:delText>
          </w:r>
        </w:del>
      </w:ins>
      <w:ins w:id="60" w:author="Carl Selig [2]" w:date="2019-11-26T16:27:00Z">
        <w:r w:rsidR="00D937B6">
          <w:t>The claim of</w:t>
        </w:r>
      </w:ins>
      <w:ins w:id="61" w:author="Carl Selig [2]" w:date="2019-11-26T16:28:00Z">
        <w:r w:rsidR="00D937B6">
          <w:t xml:space="preserve"> having advantages over MPC is attractive since MPC is considered an industrial standard due to its </w:t>
        </w:r>
      </w:ins>
      <w:ins w:id="62" w:author="Carl Selig [2]" w:date="2019-11-26T16:29:00Z">
        <w:r w:rsidR="00D937B6">
          <w:t xml:space="preserve">ubiquity in digital controllers </w:t>
        </w:r>
      </w:ins>
      <w:customXmlInsRangeStart w:id="63" w:author="Carl Selig [2]" w:date="2019-11-26T16:29:00Z"/>
      <w:sdt>
        <w:sdtPr>
          <w:id w:val="-436910934"/>
          <w:citation/>
        </w:sdtPr>
        <w:sdtContent>
          <w:customXmlInsRangeEnd w:id="63"/>
          <w:ins w:id="64" w:author="Carl Selig [2]" w:date="2019-11-26T16:29:00Z">
            <w:r w:rsidR="00D937B6">
              <w:fldChar w:fldCharType="begin"/>
            </w:r>
            <w:r w:rsidR="00D937B6">
              <w:instrText xml:space="preserve"> CITATION Gor05 \l 2057 </w:instrText>
            </w:r>
          </w:ins>
          <w:r w:rsidR="00D937B6">
            <w:fldChar w:fldCharType="separate"/>
          </w:r>
          <w:r w:rsidR="001F4F9D" w:rsidRPr="001F4F9D">
            <w:rPr>
              <w:noProof/>
            </w:rPr>
            <w:t>(Gorinevsky, 2005)</w:t>
          </w:r>
          <w:ins w:id="65" w:author="Carl Selig [2]" w:date="2019-11-26T16:29:00Z">
            <w:r w:rsidR="00D937B6">
              <w:fldChar w:fldCharType="end"/>
            </w:r>
          </w:ins>
          <w:customXmlInsRangeStart w:id="66" w:author="Carl Selig [2]" w:date="2019-11-26T16:29:00Z"/>
        </w:sdtContent>
      </w:sdt>
      <w:customXmlInsRangeEnd w:id="66"/>
      <w:ins w:id="67" w:author="Carl Selig [2]" w:date="2019-11-26T16:29:00Z">
        <w:r w:rsidR="00D937B6">
          <w:t>.</w:t>
        </w:r>
      </w:ins>
      <w:ins w:id="68" w:author="Carl Selig [2]" w:date="2019-11-26T16:31:00Z">
        <w:r w:rsidR="00D937B6">
          <w:t xml:space="preserve"> MPC schemes are straightforward to implement and </w:t>
        </w:r>
      </w:ins>
      <w:ins w:id="69" w:author="Carl Selig [2]" w:date="2019-11-26T16:33:00Z">
        <w:r w:rsidR="00BA5298">
          <w:t>can</w:t>
        </w:r>
      </w:ins>
      <w:ins w:id="70" w:author="Carl Selig [2]" w:date="2019-11-26T16:31:00Z">
        <w:r w:rsidR="00D937B6">
          <w:t xml:space="preserve"> optimise for </w:t>
        </w:r>
      </w:ins>
      <w:ins w:id="71" w:author="Carl Selig [2]" w:date="2019-11-26T16:32:00Z">
        <w:r w:rsidR="00D937B6">
          <w:t>the present</w:t>
        </w:r>
      </w:ins>
      <w:ins w:id="72" w:author="Carl Selig [2]" w:date="2019-11-26T16:31:00Z">
        <w:r w:rsidR="00D937B6">
          <w:t xml:space="preserve"> time period whilst also considering future input.</w:t>
        </w:r>
      </w:ins>
      <w:ins w:id="73" w:author="Carl Selig [2]" w:date="2019-11-26T16:32:00Z">
        <w:r w:rsidR="00D937B6">
          <w:t xml:space="preserve"> </w:t>
        </w:r>
      </w:ins>
      <w:ins w:id="74" w:author="Carl Selig [2]" w:date="2019-11-26T16:37:00Z">
        <w:r w:rsidR="00C01BF2">
          <w:t>They</w:t>
        </w:r>
      </w:ins>
      <w:ins w:id="75" w:author="Carl Selig [2]" w:date="2019-11-26T16:32:00Z">
        <w:r w:rsidR="00D937B6">
          <w:t xml:space="preserve"> are understood well enough that they can often be redesig</w:t>
        </w:r>
      </w:ins>
      <w:ins w:id="76" w:author="Carl Selig [2]" w:date="2019-11-26T16:33:00Z">
        <w:r w:rsidR="00D937B6">
          <w:t>ned “on the fly</w:t>
        </w:r>
        <w:r w:rsidR="00BA5298">
          <w:t>,</w:t>
        </w:r>
        <w:r w:rsidR="00D937B6">
          <w:t xml:space="preserve">” </w:t>
        </w:r>
      </w:ins>
      <w:customXmlInsRangeStart w:id="77" w:author="Carl Selig [2]" w:date="2019-11-26T16:33:00Z"/>
      <w:sdt>
        <w:sdtPr>
          <w:id w:val="-234098408"/>
          <w:citation/>
        </w:sdtPr>
        <w:sdtContent>
          <w:customXmlInsRangeEnd w:id="77"/>
          <w:ins w:id="78" w:author="Carl Selig [2]" w:date="2019-11-26T16:33:00Z">
            <w:r w:rsidR="00D937B6">
              <w:fldChar w:fldCharType="begin"/>
            </w:r>
            <w:r w:rsidR="00D937B6">
              <w:instrText xml:space="preserve"> CITATION Gor05 \l 2057 </w:instrText>
            </w:r>
          </w:ins>
          <w:r w:rsidR="00D937B6">
            <w:fldChar w:fldCharType="separate"/>
          </w:r>
          <w:r w:rsidR="001F4F9D" w:rsidRPr="001F4F9D">
            <w:rPr>
              <w:noProof/>
            </w:rPr>
            <w:t>(Gorinevsky, 2005)</w:t>
          </w:r>
          <w:ins w:id="79" w:author="Carl Selig [2]" w:date="2019-11-26T16:33:00Z">
            <w:r w:rsidR="00D937B6">
              <w:fldChar w:fldCharType="end"/>
            </w:r>
          </w:ins>
          <w:customXmlInsRangeStart w:id="80" w:author="Carl Selig [2]" w:date="2019-11-26T16:33:00Z"/>
        </w:sdtContent>
      </w:sdt>
      <w:customXmlInsRangeEnd w:id="80"/>
      <w:ins w:id="81" w:author="Carl Selig [2]" w:date="2019-11-26T16:33:00Z">
        <w:r w:rsidR="00BA5298">
          <w:t>.</w:t>
        </w:r>
      </w:ins>
    </w:p>
    <w:p w14:paraId="1D4D673D" w14:textId="29E7CACF" w:rsidR="00390E0C" w:rsidRDefault="007127E6" w:rsidP="00390E0C">
      <w:del w:id="82" w:author="Carl Selig [2]" w:date="2019-11-26T16:34:00Z">
        <w:r w:rsidDel="00BA5298">
          <w:delText>It is</w:delText>
        </w:r>
      </w:del>
      <w:ins w:id="83" w:author="Carl Selig [2]" w:date="2019-11-26T16:34:00Z">
        <w:r w:rsidR="00BA5298">
          <w:t>Both control s</w:t>
        </w:r>
      </w:ins>
      <w:ins w:id="84" w:author="Carl Selig [2]" w:date="2019-11-26T16:35:00Z">
        <w:r w:rsidR="00BA5298">
          <w:t>chemes</w:t>
        </w:r>
      </w:ins>
      <w:ins w:id="85" w:author="Carl Selig [2]" w:date="2019-11-26T16:34:00Z">
        <w:r w:rsidR="00BA5298">
          <w:t xml:space="preserve"> rely on a model of the system. In </w:t>
        </w:r>
      </w:ins>
      <w:ins w:id="86" w:author="Carl Selig [2]" w:date="2019-11-26T16:35:00Z">
        <w:r w:rsidR="00BA5298">
          <w:t>the</w:t>
        </w:r>
      </w:ins>
      <w:ins w:id="87" w:author="Carl Selig [2]" w:date="2019-11-26T16:34:00Z">
        <w:r w:rsidR="00BA5298">
          <w:t xml:space="preserve"> case</w:t>
        </w:r>
      </w:ins>
      <w:ins w:id="88" w:author="Carl Selig [2]" w:date="2019-11-26T16:35:00Z">
        <w:r w:rsidR="00BA5298">
          <w:t xml:space="preserve"> of Simple and Effective</w:t>
        </w:r>
      </w:ins>
      <w:del w:id="89" w:author="Carl Selig [2]" w:date="2019-11-26T16:34:00Z">
        <w:r w:rsidDel="00BA5298">
          <w:delText xml:space="preserve"> a fixed gain</w:delText>
        </w:r>
      </w:del>
      <w:r>
        <w:t xml:space="preserve"> control</w:t>
      </w:r>
      <w:del w:id="90" w:author="Carl Selig [2]" w:date="2019-11-26T16:35:00Z">
        <w:r w:rsidDel="00BA5298">
          <w:delText xml:space="preserve"> scheme</w:delText>
        </w:r>
      </w:del>
      <w:r>
        <w:t xml:space="preserve"> </w:t>
      </w:r>
      <w:ins w:id="91" w:author="Carl Selig [2]" w:date="2019-11-26T16:35:00Z">
        <w:r w:rsidR="00BA5298">
          <w:t>the system</w:t>
        </w:r>
      </w:ins>
      <w:del w:id="92" w:author="Carl Selig [2]" w:date="2019-11-26T16:35:00Z">
        <w:r w:rsidDel="00BA5298">
          <w:delText>that</w:delText>
        </w:r>
      </w:del>
      <w:r>
        <w:t xml:space="preserve"> </w:t>
      </w:r>
      <w:ins w:id="93" w:author="Carl Selig [2]" w:date="2019-11-26T16:35:00Z">
        <w:r w:rsidR="00BA5298">
          <w:t>uses an analytical model to predict</w:t>
        </w:r>
      </w:ins>
      <w:del w:id="94" w:author="Carl Selig [2]" w:date="2019-11-26T16:35:00Z">
        <w:r w:rsidDel="00BA5298">
          <w:delText>takes an estimate of</w:delText>
        </w:r>
      </w:del>
      <w:r>
        <w:t xml:space="preserve"> Wave Excitation </w:t>
      </w:r>
      <w:ins w:id="95" w:author="Carl Selig [2]" w:date="2019-11-26T16:35:00Z">
        <w:r w:rsidR="00BA5298">
          <w:t>F</w:t>
        </w:r>
      </w:ins>
      <w:del w:id="96" w:author="Carl Selig [2]" w:date="2019-11-26T16:35:00Z">
        <w:r w:rsidDel="00BA5298">
          <w:delText>f</w:delText>
        </w:r>
      </w:del>
      <w:r>
        <w:t>orc</w:t>
      </w:r>
      <w:ins w:id="97" w:author="Carl Selig [2]" w:date="2019-11-26T16:36:00Z">
        <w:r w:rsidR="00BA5298">
          <w:t>e. This is taken</w:t>
        </w:r>
      </w:ins>
      <w:del w:id="98" w:author="Carl Selig [2]" w:date="2019-11-26T16:36:00Z">
        <w:r w:rsidDel="00BA5298">
          <w:delText>e</w:delText>
        </w:r>
      </w:del>
      <w:r>
        <w:t xml:space="preserve"> as an input, </w:t>
      </w:r>
      <w:ins w:id="99" w:author="Carl Selig [2]" w:date="2019-11-26T16:36:00Z">
        <w:r w:rsidR="00BA5298">
          <w:t xml:space="preserve">then passed </w:t>
        </w:r>
        <w:r w:rsidR="00041553">
          <w:t>to</w:t>
        </w:r>
      </w:ins>
      <w:del w:id="100" w:author="Carl Selig [2]" w:date="2019-11-26T16:36:00Z">
        <w:r w:rsidDel="00BA5298">
          <w:delText xml:space="preserve">filters it </w:delText>
        </w:r>
      </w:del>
      <w:del w:id="101" w:author="Andrew Hillis" w:date="2019-11-26T09:14:00Z">
        <w:r w:rsidDel="00F55828">
          <w:delText xml:space="preserve">using </w:delText>
        </w:r>
      </w:del>
      <w:ins w:id="102" w:author="Andrew Hillis" w:date="2019-11-26T09:14:00Z">
        <w:del w:id="103" w:author="Carl Selig [2]" w:date="2019-11-26T16:36:00Z">
          <w:r w:rsidR="00F55828" w:rsidDel="00BA5298">
            <w:delText>uses</w:delText>
          </w:r>
        </w:del>
        <w:r w:rsidR="00F55828">
          <w:t xml:space="preserve"> </w:t>
        </w:r>
      </w:ins>
      <w:r>
        <w:t>an Extended Kalman Filter and an adaptive law based on wave peak frequency</w:t>
      </w:r>
      <w:ins w:id="104" w:author="Andrew Hillis" w:date="2019-11-26T09:14:00Z">
        <w:r w:rsidR="00F55828">
          <w:t xml:space="preserve"> to evolve an optimal velocity trajectory</w:t>
        </w:r>
      </w:ins>
      <w:ins w:id="105" w:author="Carl Selig [2]" w:date="2019-11-26T16:36:00Z">
        <w:r w:rsidR="00041553">
          <w:t xml:space="preserve">. The control system then </w:t>
        </w:r>
      </w:ins>
      <w:del w:id="106" w:author="Carl Selig [2]" w:date="2019-11-26T16:36:00Z">
        <w:r w:rsidDel="00041553">
          <w:delText xml:space="preserve">, and then </w:delText>
        </w:r>
      </w:del>
      <w:r>
        <w:t xml:space="preserve">subjects </w:t>
      </w:r>
      <w:ins w:id="107" w:author="Andrew Hillis" w:date="2019-11-26T09:14:00Z">
        <w:r w:rsidR="00A92613">
          <w:t>the WEC PTO</w:t>
        </w:r>
      </w:ins>
      <w:del w:id="108" w:author="Andrew Hillis" w:date="2019-11-26T09:14:00Z">
        <w:r w:rsidDel="00A92613">
          <w:delText>it</w:delText>
        </w:r>
      </w:del>
      <w:r>
        <w:t xml:space="preserve"> to Proportional-Integral control</w:t>
      </w:r>
      <w:ins w:id="109" w:author="Andrew Hillis" w:date="2019-11-26T09:14:00Z">
        <w:r w:rsidR="00A92613">
          <w:t xml:space="preserve"> in order that the prime mover tracks the velocity traje</w:t>
        </w:r>
        <w:del w:id="110" w:author="Carl Selig [2]" w:date="2019-11-26T16:36:00Z">
          <w:r w:rsidR="00A92613" w:rsidDel="00041553">
            <w:delText>r</w:delText>
          </w:r>
        </w:del>
        <w:r w:rsidR="00A92613">
          <w:t>ctory</w:t>
        </w:r>
      </w:ins>
      <w:r>
        <w:t xml:space="preserve">. </w:t>
      </w:r>
      <w:r w:rsidR="00511F08">
        <w:t>Th</w:t>
      </w:r>
      <w:r w:rsidR="004C5D68">
        <w:t>e block-diagram for this</w:t>
      </w:r>
      <w:r w:rsidR="00511F08">
        <w:t xml:space="preserve"> </w:t>
      </w:r>
      <w:r w:rsidR="00251A97">
        <w:t xml:space="preserve">scheme is shown in </w:t>
      </w:r>
      <w:r w:rsidR="004C5D68">
        <w:fldChar w:fldCharType="begin"/>
      </w:r>
      <w:r w:rsidR="004C5D68">
        <w:instrText xml:space="preserve"> REF _Ref25598856 \h </w:instrText>
      </w:r>
      <w:r w:rsidR="004C5D68">
        <w:fldChar w:fldCharType="separate"/>
      </w:r>
      <w:r w:rsidR="001F4F9D">
        <w:t xml:space="preserve">Figure </w:t>
      </w:r>
      <w:r w:rsidR="001F4F9D">
        <w:rPr>
          <w:noProof/>
        </w:rPr>
        <w:t>4</w:t>
      </w:r>
      <w:r w:rsidR="004C5D68">
        <w:fldChar w:fldCharType="end"/>
      </w:r>
      <w:r w:rsidR="004C5D68">
        <w:t>.</w:t>
      </w:r>
    </w:p>
    <w:p w14:paraId="3D7E5119" w14:textId="77777777" w:rsidR="007127E6" w:rsidRDefault="007127E6" w:rsidP="007127E6">
      <w:pPr>
        <w:keepNext/>
        <w:jc w:val="center"/>
      </w:pPr>
      <w:r>
        <w:rPr>
          <w:noProof/>
          <w:lang w:eastAsia="en-GB"/>
        </w:rPr>
        <w:lastRenderedPageBreak/>
        <w:drawing>
          <wp:inline distT="0" distB="0" distL="0" distR="0" wp14:anchorId="413CE003" wp14:editId="03DC8615">
            <wp:extent cx="4939665" cy="2752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494"/>
                    <a:stretch/>
                  </pic:blipFill>
                  <pic:spPr bwMode="auto">
                    <a:xfrm>
                      <a:off x="0" y="0"/>
                      <a:ext cx="4951982" cy="2759589"/>
                    </a:xfrm>
                    <a:prstGeom prst="rect">
                      <a:avLst/>
                    </a:prstGeom>
                    <a:ln>
                      <a:noFill/>
                    </a:ln>
                    <a:extLst>
                      <a:ext uri="{53640926-AAD7-44D8-BBD7-CCE9431645EC}">
                        <a14:shadowObscured xmlns:a14="http://schemas.microsoft.com/office/drawing/2010/main"/>
                      </a:ext>
                    </a:extLst>
                  </pic:spPr>
                </pic:pic>
              </a:graphicData>
            </a:graphic>
          </wp:inline>
        </w:drawing>
      </w:r>
    </w:p>
    <w:p w14:paraId="31F9FFEE" w14:textId="2630E939" w:rsidR="00390E0C" w:rsidRDefault="007127E6" w:rsidP="00912504">
      <w:pPr>
        <w:pStyle w:val="Caption"/>
        <w:jc w:val="center"/>
      </w:pPr>
      <w:bookmarkStart w:id="111" w:name="_Ref25598856"/>
      <w:r>
        <w:t xml:space="preserve">Figure </w:t>
      </w:r>
      <w:r w:rsidR="00076DFA">
        <w:fldChar w:fldCharType="begin"/>
      </w:r>
      <w:r w:rsidR="00076DFA">
        <w:instrText xml:space="preserve"> SEQ Figure \* ARABIC </w:instrText>
      </w:r>
      <w:r w:rsidR="00076DFA">
        <w:fldChar w:fldCharType="separate"/>
      </w:r>
      <w:r w:rsidR="001F4F9D">
        <w:rPr>
          <w:noProof/>
        </w:rPr>
        <w:t>4</w:t>
      </w:r>
      <w:r w:rsidR="00076DFA">
        <w:rPr>
          <w:noProof/>
        </w:rPr>
        <w:fldChar w:fldCharType="end"/>
      </w:r>
      <w:bookmarkEnd w:id="111"/>
      <w:r>
        <w:t xml:space="preserve">: Reproduction of figure 3 from “A Simple and Effective Real-Time Controller for Wave Energy Converters,” </w:t>
      </w:r>
      <w:sdt>
        <w:sdtPr>
          <w:id w:val="643630785"/>
          <w:citation/>
        </w:sdtPr>
        <w:sdtEndPr/>
        <w:sdtContent>
          <w:r>
            <w:fldChar w:fldCharType="begin"/>
          </w:r>
          <w:r>
            <w:instrText xml:space="preserve"> CITATION Fus13 \l 2057 </w:instrText>
          </w:r>
          <w:r>
            <w:fldChar w:fldCharType="separate"/>
          </w:r>
          <w:r w:rsidR="001F4F9D" w:rsidRPr="001F4F9D">
            <w:rPr>
              <w:noProof/>
            </w:rPr>
            <w:t>(Fusco &amp; Ringwood, 2013)</w:t>
          </w:r>
          <w:r>
            <w:fldChar w:fldCharType="end"/>
          </w:r>
        </w:sdtContent>
      </w:sdt>
      <w:r>
        <w:t xml:space="preserve">. Shown are the estimated Wave Excitation Force input, </w:t>
      </w:r>
      <m:oMath>
        <m:sSub>
          <m:sSubPr>
            <m:ctrlPr>
              <w:rPr>
                <w:rFonts w:ascii="Cambria Math" w:hAnsi="Cambria Math"/>
              </w:rPr>
            </m:ctrlPr>
          </m:sSubPr>
          <m:e>
            <m:r>
              <w:rPr>
                <w:rFonts w:ascii="Cambria Math" w:hAnsi="Cambria Math"/>
              </w:rPr>
              <m:t>f</m:t>
            </m:r>
          </m:e>
          <m:sub>
            <m:r>
              <w:rPr>
                <w:rFonts w:ascii="Cambria Math" w:hAnsi="Cambria Math"/>
              </w:rPr>
              <m:t>ex</m:t>
            </m:r>
          </m:sub>
        </m:sSub>
        <m:r>
          <w:rPr>
            <w:rFonts w:ascii="Cambria Math" w:hAnsi="Cambria Math"/>
          </w:rPr>
          <m:t>(t)</m:t>
        </m:r>
      </m:oMath>
      <w:r>
        <w:rPr>
          <w:rFonts w:eastAsiaTheme="minorEastAsia"/>
        </w:rPr>
        <w:t>; the Extended Kalman Filter (EKF) and Adaptive law implementation, and finally the Proportional Integral control loop.</w:t>
      </w:r>
      <w:r w:rsidR="00251A97">
        <w:rPr>
          <w:rFonts w:eastAsiaTheme="minorEastAsia"/>
        </w:rPr>
        <w:t xml:space="preserve"> Wave Excitation Force is estimated as sinusoidal.</w:t>
      </w:r>
    </w:p>
    <w:p w14:paraId="5EDC0AC0" w14:textId="5E985164" w:rsidR="00CE1A00" w:rsidRDefault="00912504" w:rsidP="00390E0C">
      <w:r>
        <w:t>The Simple and Effective control scheme therefore offers a significant advantage over more computationally intensive methods</w:t>
      </w:r>
      <w:ins w:id="112" w:author="Carl Selig [2]" w:date="2019-11-26T16:38:00Z">
        <w:r w:rsidR="00C01BF2">
          <w:t>, including the supposedly cheap MPC</w:t>
        </w:r>
      </w:ins>
      <w:r>
        <w:t>.</w:t>
      </w:r>
      <w:r w:rsidR="00E541FA">
        <w:t xml:space="preserve"> However, these</w:t>
      </w:r>
      <w:r>
        <w:t xml:space="preserve"> results </w:t>
      </w:r>
      <w:r w:rsidR="00E541FA">
        <w:t>have only been shown to be</w:t>
      </w:r>
      <w:r>
        <w:t xml:space="preserve"> true for WECs that are constrained to 1 axis</w:t>
      </w:r>
      <w:r w:rsidR="00FF1278">
        <w:t xml:space="preserve"> (heave)</w:t>
      </w:r>
      <w:r>
        <w:t xml:space="preserve">. </w:t>
      </w:r>
      <w:commentRangeStart w:id="113"/>
      <w:r w:rsidR="00820787">
        <w:t xml:space="preserve">In </w:t>
      </w:r>
      <w:del w:id="114" w:author="Carl Selig" w:date="2019-11-26T16:10:00Z">
        <w:r w:rsidR="00820787" w:rsidDel="00701355">
          <w:delText xml:space="preserve">unreleased </w:delText>
        </w:r>
      </w:del>
      <w:ins w:id="115" w:author="Carl Selig" w:date="2019-11-26T16:10:00Z">
        <w:r w:rsidR="00701355">
          <w:t xml:space="preserve">unpublished </w:t>
        </w:r>
      </w:ins>
      <w:r w:rsidR="00820787">
        <w:t xml:space="preserve">work, Hillis has </w:t>
      </w:r>
      <w:del w:id="116" w:author="Carl Selig" w:date="2019-11-26T16:09:00Z">
        <w:r w:rsidR="00820787" w:rsidDel="00701355">
          <w:delText xml:space="preserve">attempted to </w:delText>
        </w:r>
      </w:del>
      <w:r w:rsidR="005D6B72">
        <w:t>implement</w:t>
      </w:r>
      <w:ins w:id="117" w:author="Carl Selig" w:date="2019-11-26T16:09:00Z">
        <w:r w:rsidR="00701355">
          <w:t>ed</w:t>
        </w:r>
      </w:ins>
      <w:r w:rsidR="005D6B72">
        <w:t xml:space="preserve"> this </w:t>
      </w:r>
      <w:r w:rsidR="00917FCA">
        <w:t>control scheme in a</w:t>
      </w:r>
      <w:r w:rsidR="00C410C6">
        <w:t xml:space="preserve"> 6 Degrees-Of-Freedom</w:t>
      </w:r>
      <w:r w:rsidR="00917FCA">
        <w:t xml:space="preserve"> </w:t>
      </w:r>
      <w:r w:rsidR="00C410C6">
        <w:t>(</w:t>
      </w:r>
      <w:r w:rsidR="00917FCA">
        <w:t>6DOF</w:t>
      </w:r>
      <w:r w:rsidR="00C410C6">
        <w:t>)</w:t>
      </w:r>
      <w:r w:rsidR="00917FCA">
        <w:t xml:space="preserve"> system </w:t>
      </w:r>
      <w:ins w:id="118" w:author="Carl Selig" w:date="2019-11-26T16:05:00Z">
        <w:r w:rsidR="007B1402">
          <w:t xml:space="preserve">using Internal Model Control. </w:t>
        </w:r>
      </w:ins>
      <w:ins w:id="119" w:author="Carl Selig" w:date="2019-11-26T16:06:00Z">
        <w:r w:rsidR="007B1402">
          <w:t>He</w:t>
        </w:r>
      </w:ins>
      <w:del w:id="120" w:author="Carl Selig" w:date="2019-11-26T16:06:00Z">
        <w:r w:rsidR="00917FCA" w:rsidDel="007B1402">
          <w:delText>but</w:delText>
        </w:r>
      </w:del>
      <w:r w:rsidR="00917FCA">
        <w:t xml:space="preserve"> has observed that the float drifts from its home position over time, eventually violating the device’s constraints.</w:t>
      </w:r>
      <w:commentRangeEnd w:id="113"/>
      <w:r w:rsidR="00A92613">
        <w:rPr>
          <w:rStyle w:val="CommentReference"/>
        </w:rPr>
        <w:commentReference w:id="113"/>
      </w:r>
      <w:ins w:id="121" w:author="Carl Selig" w:date="2019-11-26T16:06:00Z">
        <w:r w:rsidR="007B1402">
          <w:t xml:space="preserve"> Works from the 2019 EWTEC conference which use alternative tracking control do not exhibit this drift.</w:t>
        </w:r>
      </w:ins>
    </w:p>
    <w:p w14:paraId="3A9557EB" w14:textId="2B613A2B" w:rsidR="003C060F" w:rsidRDefault="003C060F" w:rsidP="00390E0C">
      <w:r>
        <w:t xml:space="preserve">The cause of </w:t>
      </w:r>
      <w:del w:id="122" w:author="Carl Selig" w:date="2019-11-26T16:06:00Z">
        <w:r w:rsidDel="0004453E">
          <w:delText xml:space="preserve">this </w:delText>
        </w:r>
      </w:del>
      <w:ins w:id="123" w:author="Carl Selig" w:date="2019-11-26T16:06:00Z">
        <w:r w:rsidR="0004453E">
          <w:t xml:space="preserve">the </w:t>
        </w:r>
      </w:ins>
      <w:r>
        <w:t>drift is unknown and represents a novel research subject. There has been comparatively little work on 6DOF WECs compared to planar devices like the Salter duck and Bristol Cylinder.</w:t>
      </w:r>
      <w:r w:rsidR="00D03DBB">
        <w:t xml:space="preserve"> This project will seek to replicate the drift result and will investigate its cause. Ideally the drift could be rectified without the need for additional control loops, retaining the computational simplicity of the scheme.</w:t>
      </w:r>
    </w:p>
    <w:p w14:paraId="0E5AA8FE" w14:textId="192E5362" w:rsidR="005B5B65" w:rsidRDefault="00C410C6" w:rsidP="00390E0C">
      <w:r>
        <w:t>E</w:t>
      </w:r>
      <w:r w:rsidR="005B5B65">
        <w:t>stimat</w:t>
      </w:r>
      <w:r>
        <w:t>ing</w:t>
      </w:r>
      <w:r w:rsidR="005B5B65">
        <w:t xml:space="preserve"> the Wave </w:t>
      </w:r>
      <w:r>
        <w:t xml:space="preserve">Excitation Force becomes more complex in 6DOF. </w:t>
      </w:r>
      <w:r w:rsidR="00BF42F0">
        <w:t xml:space="preserve">It is necessary to consider all the forces </w:t>
      </w:r>
      <w:ins w:id="124" w:author="Carl Selig [2]" w:date="2019-11-26T16:44:00Z">
        <w:r w:rsidR="00D06423">
          <w:t xml:space="preserve">and Torques </w:t>
        </w:r>
      </w:ins>
      <w:r w:rsidR="00BF42F0">
        <w:t>acting on the float</w:t>
      </w:r>
      <w:del w:id="125" w:author="Carl Selig [2]" w:date="2019-11-26T16:44:00Z">
        <w:r w:rsidR="00BF42F0" w:rsidDel="00D06423">
          <w:delText xml:space="preserve"> and their modes</w:delText>
        </w:r>
      </w:del>
      <w:r w:rsidR="006420A8">
        <w:t>.</w:t>
      </w:r>
      <w:r w:rsidR="00BF42F0">
        <w:t xml:space="preserve"> </w:t>
      </w:r>
      <w:del w:id="126" w:author="Carl Selig [2]" w:date="2019-11-26T16:44:00Z">
        <w:r w:rsidR="00BF42F0" w:rsidDel="00D06423">
          <w:delText>Typically</w:delText>
        </w:r>
        <w:r w:rsidR="004714DC" w:rsidDel="00D06423">
          <w:delText>,</w:delText>
        </w:r>
        <w:r w:rsidR="00BF42F0" w:rsidDel="00D06423">
          <w:delText xml:space="preserve"> a force vector like</w:delText>
        </w:r>
      </w:del>
      <w:ins w:id="127" w:author="Carl Selig [2]" w:date="2019-11-26T16:44:00Z">
        <w:r w:rsidR="00D06423">
          <w:t>This can be represented</w:t>
        </w:r>
      </w:ins>
      <w:del w:id="128" w:author="Carl Selig [2]" w:date="2019-11-26T16:44:00Z">
        <w:r w:rsidR="00BF42F0" w:rsidDel="00D06423">
          <w:delText xml:space="preserve"> this will be repres</w:delText>
        </w:r>
        <w:r w:rsidR="004714DC" w:rsidDel="00D06423">
          <w:delText xml:space="preserve">ented </w:delText>
        </w:r>
      </w:del>
      <w:ins w:id="129" w:author="Carl Selig [2]" w:date="2019-11-26T16:44:00Z">
        <w:r w:rsidR="00D06423">
          <w:t xml:space="preserve"> </w:t>
        </w:r>
      </w:ins>
      <w:r w:rsidR="004714DC">
        <w:t xml:space="preserve">as a </w:t>
      </w:r>
      <m:oMath>
        <m:r>
          <w:rPr>
            <w:rFonts w:ascii="Cambria Math" w:hAnsi="Cambria Math"/>
          </w:rPr>
          <m:t>6×</m:t>
        </m:r>
        <m:r>
          <w:ins w:id="130" w:author="Carl Selig [2]" w:date="2019-11-26T16:43:00Z">
            <w:rPr>
              <w:rFonts w:ascii="Cambria Math" w:hAnsi="Cambria Math"/>
            </w:rPr>
            <m:t>1</m:t>
          </w:ins>
        </m:r>
        <m:r>
          <w:del w:id="131" w:author="Carl Selig [2]" w:date="2019-11-26T16:43:00Z">
            <w:rPr>
              <w:rFonts w:ascii="Cambria Math" w:hAnsi="Cambria Math"/>
            </w:rPr>
            <m:t>6</m:t>
          </w:del>
        </m:r>
      </m:oMath>
      <w:ins w:id="132" w:author="Carl Selig [2]" w:date="2019-11-26T16:44:00Z">
        <w:r w:rsidR="00D06423">
          <w:rPr>
            <w:rFonts w:eastAsiaTheme="minorEastAsia"/>
          </w:rPr>
          <w:t xml:space="preserve"> vector known as a Wrench</w:t>
        </w:r>
      </w:ins>
      <w:del w:id="133" w:author="Carl Selig [2]" w:date="2019-11-26T16:43:00Z">
        <w:r w:rsidR="004714DC" w:rsidDel="00D06423">
          <w:rPr>
            <w:rFonts w:eastAsiaTheme="minorEastAsia"/>
          </w:rPr>
          <w:delText xml:space="preserve"> matrix</w:delText>
        </w:r>
      </w:del>
      <w:ins w:id="134" w:author="Carl Selig [2]" w:date="2019-11-26T16:59:00Z">
        <w:r w:rsidR="008564F5">
          <w:t>, making it the Wave Excitation Wrench.</w:t>
        </w:r>
      </w:ins>
      <w:del w:id="135" w:author="Carl Selig [2]" w:date="2019-11-26T16:59:00Z">
        <w:r w:rsidR="004714DC" w:rsidDel="008564F5">
          <w:rPr>
            <w:rFonts w:eastAsiaTheme="minorEastAsia"/>
          </w:rPr>
          <w:delText>.</w:delText>
        </w:r>
        <w:r w:rsidR="00A94E94" w:rsidDel="008564F5">
          <w:delText xml:space="preserve"> </w:delText>
        </w:r>
      </w:del>
      <w:ins w:id="136" w:author="Carl Selig [2]" w:date="2019-11-26T16:44:00Z">
        <w:r w:rsidR="00D06423">
          <w:br/>
        </w:r>
        <w:r w:rsidR="00D06423">
          <w:br/>
        </w:r>
      </w:ins>
      <w:r w:rsidR="00A94E94">
        <w:t xml:space="preserve">It may be possible to </w:t>
      </w:r>
      <w:r w:rsidR="004714DC">
        <w:t>adapt</w:t>
      </w:r>
      <w:r w:rsidR="00A94E94">
        <w:t xml:space="preserve"> existing work</w:t>
      </w:r>
      <w:r w:rsidR="004714DC">
        <w:t xml:space="preserve"> on Heave only WECs into this format. Nguyen and </w:t>
      </w:r>
      <w:proofErr w:type="spellStart"/>
      <w:r w:rsidR="004714DC">
        <w:t>Tona</w:t>
      </w:r>
      <w:proofErr w:type="spellEnd"/>
      <w:r w:rsidR="004714DC">
        <w:t xml:space="preserve"> have presented a detailed account on two methods of Wave Excitation Force estimation</w:t>
      </w:r>
      <w:sdt>
        <w:sdtPr>
          <w:id w:val="-1723282839"/>
          <w:citation/>
        </w:sdtPr>
        <w:sdtEndPr/>
        <w:sdtContent>
          <w:r w:rsidR="00A94E94">
            <w:fldChar w:fldCharType="begin"/>
          </w:r>
          <w:r w:rsidR="00A94E94">
            <w:instrText xml:space="preserve"> CITATION Ngu18 \l 2057 </w:instrText>
          </w:r>
          <w:r w:rsidR="00A94E94">
            <w:fldChar w:fldCharType="separate"/>
          </w:r>
          <w:r w:rsidR="001F4F9D">
            <w:rPr>
              <w:noProof/>
            </w:rPr>
            <w:t xml:space="preserve"> </w:t>
          </w:r>
          <w:r w:rsidR="001F4F9D" w:rsidRPr="001F4F9D">
            <w:rPr>
              <w:noProof/>
            </w:rPr>
            <w:t>(Nguyen &amp; Tona, 2018)</w:t>
          </w:r>
          <w:r w:rsidR="00A94E94">
            <w:fldChar w:fldCharType="end"/>
          </w:r>
        </w:sdtContent>
      </w:sdt>
      <w:r w:rsidR="00A94E94">
        <w:t xml:space="preserve">. Alternately there is a wealth of research available </w:t>
      </w:r>
      <w:r w:rsidR="00E25136">
        <w:t>on</w:t>
      </w:r>
      <w:r w:rsidR="00A94E94">
        <w:t xml:space="preserve"> semi-analytical or computational</w:t>
      </w:r>
      <w:r w:rsidR="00E25136">
        <w:t xml:space="preserve"> methods.</w:t>
      </w:r>
      <w:r w:rsidR="00A94E94">
        <w:t xml:space="preserve"> M. </w:t>
      </w:r>
      <w:proofErr w:type="spellStart"/>
      <w:r w:rsidR="00A94E94">
        <w:t>Folley’s</w:t>
      </w:r>
      <w:proofErr w:type="spellEnd"/>
      <w:r w:rsidR="00A94E94">
        <w:t xml:space="preserve"> book</w:t>
      </w:r>
      <w:r w:rsidR="00E25136">
        <w:t>, “</w:t>
      </w:r>
      <w:r w:rsidR="00E25136" w:rsidRPr="00E25136">
        <w:t>Numerical Modelling of Wave Energy Converters</w:t>
      </w:r>
      <w:r w:rsidR="00E25136">
        <w:t>”</w:t>
      </w:r>
      <w:r w:rsidR="00A94E94">
        <w:t xml:space="preserve"> </w:t>
      </w:r>
      <w:sdt>
        <w:sdtPr>
          <w:id w:val="2109535183"/>
          <w:citation/>
        </w:sdtPr>
        <w:sdtEndPr/>
        <w:sdtContent>
          <w:r w:rsidR="00A94E94">
            <w:fldChar w:fldCharType="begin"/>
          </w:r>
          <w:r w:rsidR="00A94E94">
            <w:instrText xml:space="preserve"> CITATION Fol16 \l 2057 </w:instrText>
          </w:r>
          <w:r w:rsidR="00A94E94">
            <w:fldChar w:fldCharType="separate"/>
          </w:r>
          <w:r w:rsidR="001F4F9D" w:rsidRPr="001F4F9D">
            <w:rPr>
              <w:noProof/>
            </w:rPr>
            <w:t>(Folley, 2016)</w:t>
          </w:r>
          <w:r w:rsidR="00A94E94">
            <w:fldChar w:fldCharType="end"/>
          </w:r>
        </w:sdtContent>
      </w:sdt>
      <w:r w:rsidR="00A94E94">
        <w:t xml:space="preserve"> </w:t>
      </w:r>
      <w:r w:rsidR="004714DC">
        <w:t>is a modern collection of these methods</w:t>
      </w:r>
      <w:r w:rsidR="00856B72">
        <w:t>.</w:t>
      </w:r>
    </w:p>
    <w:p w14:paraId="55517040" w14:textId="4DDD217C" w:rsidR="00D06423" w:rsidRDefault="000012CF" w:rsidP="00390E0C">
      <w:pPr>
        <w:rPr>
          <w:ins w:id="137" w:author="Carl Selig [2]" w:date="2019-11-26T16:41:00Z"/>
        </w:rPr>
      </w:pPr>
      <w:r>
        <w:t xml:space="preserve">Finally, it is necessary to construct a state-vector for the system. </w:t>
      </w:r>
      <w:r w:rsidR="00E3266C">
        <w:t>In heave only WECs this is a single variable</w:t>
      </w:r>
      <w:r w:rsidR="004E09B7">
        <w:t xml:space="preserve">. For 6DOF WECs the state vector </w:t>
      </w:r>
      <w:del w:id="138" w:author="Carl Selig [2]" w:date="2019-11-26T16:42:00Z">
        <w:r w:rsidR="004E09B7" w:rsidDel="00D06423">
          <w:delText xml:space="preserve">is </w:delText>
        </w:r>
      </w:del>
      <w:ins w:id="139" w:author="Carl Selig [2]" w:date="2019-11-26T16:42:00Z">
        <w:r w:rsidR="00D06423">
          <w:t xml:space="preserve">can be represented </w:t>
        </w:r>
      </w:ins>
      <w:del w:id="140" w:author="Carl Selig [2]" w:date="2019-11-26T16:41:00Z">
        <w:r w:rsidR="004E09B7" w:rsidDel="00D06423">
          <w:delText>more complex</w:delText>
        </w:r>
      </w:del>
      <w:ins w:id="141" w:author="Carl Selig [2]" w:date="2019-11-26T16:41:00Z">
        <w:r w:rsidR="00D06423">
          <w:t xml:space="preserve">in the form of a </w:t>
        </w:r>
        <m:oMath>
          <m:r>
            <w:rPr>
              <w:rFonts w:ascii="Cambria Math" w:hAnsi="Cambria Math"/>
            </w:rPr>
            <m:t>6×</m:t>
          </m:r>
        </m:oMath>
      </w:ins>
      <m:oMath>
        <m:r>
          <w:ins w:id="142" w:author="Carl Selig [2]" w:date="2019-11-26T16:43:00Z">
            <w:rPr>
              <w:rFonts w:ascii="Cambria Math" w:hAnsi="Cambria Math"/>
            </w:rPr>
            <m:t>6</m:t>
          </w:ins>
        </m:r>
      </m:oMath>
      <w:ins w:id="143" w:author="Carl Selig [2]" w:date="2019-11-26T16:41:00Z">
        <w:r w:rsidR="00D06423">
          <w:rPr>
            <w:rFonts w:eastAsiaTheme="minorEastAsia"/>
          </w:rPr>
          <w:t xml:space="preserve"> </w:t>
        </w:r>
      </w:ins>
      <w:ins w:id="144" w:author="Carl Selig [2]" w:date="2019-11-26T16:43:00Z">
        <w:r w:rsidR="00D06423">
          <w:rPr>
            <w:rFonts w:eastAsiaTheme="minorEastAsia"/>
          </w:rPr>
          <w:t xml:space="preserve">homogeneous matrix </w:t>
        </w:r>
        <w:proofErr w:type="gramStart"/>
        <w:r w:rsidR="00D06423">
          <w:rPr>
            <w:rFonts w:eastAsiaTheme="minorEastAsia"/>
          </w:rPr>
          <w:t>transform</w:t>
        </w:r>
        <w:proofErr w:type="gramEnd"/>
        <w:r w:rsidR="00D06423">
          <w:rPr>
            <w:rFonts w:eastAsiaTheme="minorEastAsia"/>
          </w:rPr>
          <w:t xml:space="preserve">. </w:t>
        </w:r>
      </w:ins>
      <w:ins w:id="145" w:author="Carl Selig [2]" w:date="2019-11-26T16:45:00Z">
        <w:r w:rsidR="00D10162">
          <w:rPr>
            <w:rFonts w:eastAsiaTheme="minorEastAsia"/>
          </w:rPr>
          <w:t xml:space="preserve">There are two ways to </w:t>
        </w:r>
        <w:r w:rsidR="00D10162">
          <w:rPr>
            <w:rFonts w:eastAsiaTheme="minorEastAsia"/>
          </w:rPr>
          <w:lastRenderedPageBreak/>
          <w:t xml:space="preserve">derive this transform which are referred to as the active view and the passive view. </w:t>
        </w:r>
      </w:ins>
      <w:customXmlInsRangeStart w:id="146" w:author="Carl Selig [2]" w:date="2019-11-26T16:45:00Z"/>
      <w:sdt>
        <w:sdtPr>
          <w:rPr>
            <w:rFonts w:eastAsiaTheme="minorEastAsia"/>
          </w:rPr>
          <w:id w:val="1194262088"/>
          <w:citation/>
        </w:sdtPr>
        <w:sdtContent>
          <w:customXmlInsRangeEnd w:id="146"/>
          <w:ins w:id="147" w:author="Carl Selig [2]" w:date="2019-11-26T16:45:00Z">
            <w:r w:rsidR="00D10162">
              <w:rPr>
                <w:rFonts w:eastAsiaTheme="minorEastAsia"/>
              </w:rPr>
              <w:fldChar w:fldCharType="begin"/>
            </w:r>
            <w:r w:rsidR="00D10162">
              <w:rPr>
                <w:rFonts w:eastAsiaTheme="minorEastAsia"/>
              </w:rPr>
              <w:instrText xml:space="preserve"> CITATION Mer06 \l 2057 </w:instrText>
            </w:r>
          </w:ins>
          <w:r w:rsidR="00D10162">
            <w:rPr>
              <w:rFonts w:eastAsiaTheme="minorEastAsia"/>
            </w:rPr>
            <w:fldChar w:fldCharType="separate"/>
          </w:r>
          <w:r w:rsidR="001F4F9D" w:rsidRPr="001F4F9D">
            <w:rPr>
              <w:rFonts w:eastAsiaTheme="minorEastAsia"/>
              <w:noProof/>
            </w:rPr>
            <w:t>(Merlet, 2006)</w:t>
          </w:r>
          <w:ins w:id="148" w:author="Carl Selig [2]" w:date="2019-11-26T16:45:00Z">
            <w:r w:rsidR="00D10162">
              <w:rPr>
                <w:rFonts w:eastAsiaTheme="minorEastAsia"/>
              </w:rPr>
              <w:fldChar w:fldCharType="end"/>
            </w:r>
          </w:ins>
          <w:customXmlInsRangeStart w:id="149" w:author="Carl Selig [2]" w:date="2019-11-26T16:45:00Z"/>
        </w:sdtContent>
      </w:sdt>
      <w:customXmlInsRangeEnd w:id="149"/>
      <w:del w:id="150" w:author="Carl Selig [2]" w:date="2019-11-26T16:43:00Z">
        <w:r w:rsidR="004E09B7" w:rsidDel="00D06423">
          <w:delText>.</w:delText>
        </w:r>
      </w:del>
    </w:p>
    <w:p w14:paraId="2FA0E21F" w14:textId="41868F0F" w:rsidR="00C376BB" w:rsidRDefault="000B3351" w:rsidP="00390E0C">
      <w:pPr>
        <w:rPr>
          <w:ins w:id="151" w:author="Carl Selig [2]" w:date="2019-11-26T16:48:00Z"/>
        </w:rPr>
      </w:pPr>
      <w:r>
        <w:t xml:space="preserve"> </w:t>
      </w:r>
      <w:del w:id="152" w:author="Carl Selig [2]" w:date="2019-11-26T16:46:00Z">
        <w:r w:rsidDel="00D10162">
          <w:delText>Approaches such as Homogeneous Transforms from</w:delText>
        </w:r>
        <w:r w:rsidR="00733527" w:rsidDel="00D10162">
          <w:delText xml:space="preserve"> a fixed reference </w:delText>
        </w:r>
        <w:r w:rsidR="00462EA0" w:rsidDel="00D10162">
          <w:delText xml:space="preserve">frame </w:delText>
        </w:r>
        <w:r w:rsidR="00733527" w:rsidDel="00D10162">
          <w:delText xml:space="preserve">have been used successfully </w:delText>
        </w:r>
      </w:del>
      <w:customXmlDelRangeStart w:id="153" w:author="Carl Selig [2]" w:date="2019-11-26T16:46:00Z"/>
      <w:sdt>
        <w:sdtPr>
          <w:id w:val="-1622299492"/>
          <w:citation/>
        </w:sdtPr>
        <w:sdtEndPr/>
        <w:sdtContent>
          <w:customXmlDelRangeEnd w:id="153"/>
          <w:del w:id="154" w:author="Carl Selig [2]" w:date="2019-11-26T16:46:00Z">
            <w:r w:rsidR="00733527" w:rsidDel="00D10162">
              <w:fldChar w:fldCharType="begin"/>
            </w:r>
            <w:r w:rsidR="00733527" w:rsidDel="00D10162">
              <w:delInstrText xml:space="preserve"> CITATION AJH \l 2057 </w:delInstrText>
            </w:r>
            <w:r w:rsidR="00733527" w:rsidDel="00D10162">
              <w:fldChar w:fldCharType="separate"/>
            </w:r>
            <w:r w:rsidR="00D937B6" w:rsidRPr="00D937B6" w:rsidDel="00D10162">
              <w:rPr>
                <w:noProof/>
              </w:rPr>
              <w:delText>(Hillis, To Appear)</w:delText>
            </w:r>
            <w:r w:rsidR="00733527" w:rsidDel="00D10162">
              <w:fldChar w:fldCharType="end"/>
            </w:r>
          </w:del>
          <w:customXmlDelRangeStart w:id="155" w:author="Carl Selig [2]" w:date="2019-11-26T16:46:00Z"/>
        </w:sdtContent>
      </w:sdt>
      <w:customXmlDelRangeEnd w:id="155"/>
      <w:del w:id="156" w:author="Carl Selig [2]" w:date="2019-11-26T16:46:00Z">
        <w:r w:rsidR="00462EA0" w:rsidDel="00D10162">
          <w:delText>.</w:delText>
        </w:r>
      </w:del>
      <w:ins w:id="157" w:author="Carl Selig [2]" w:date="2019-11-26T16:46:00Z">
        <w:r w:rsidR="00D10162">
          <w:t>The passive view has been</w:t>
        </w:r>
      </w:ins>
      <w:ins w:id="158" w:author="Carl Selig [2]" w:date="2019-11-26T16:47:00Z">
        <w:r w:rsidR="00C376BB">
          <w:t xml:space="preserve"> successfully</w:t>
        </w:r>
      </w:ins>
      <w:ins w:id="159" w:author="Carl Selig [2]" w:date="2019-11-26T16:46:00Z">
        <w:r w:rsidR="00D10162">
          <w:t xml:space="preserve"> used in prior research </w:t>
        </w:r>
      </w:ins>
      <w:customXmlInsRangeStart w:id="160" w:author="Carl Selig [2]" w:date="2019-11-26T16:46:00Z"/>
      <w:sdt>
        <w:sdtPr>
          <w:id w:val="-458571465"/>
          <w:citation/>
        </w:sdtPr>
        <w:sdtContent>
          <w:customXmlInsRangeEnd w:id="160"/>
          <w:ins w:id="161" w:author="Carl Selig [2]" w:date="2019-11-26T16:46:00Z">
            <w:r w:rsidR="00D10162">
              <w:fldChar w:fldCharType="begin"/>
            </w:r>
            <w:r w:rsidR="00D10162">
              <w:instrText xml:space="preserve"> CITATION Hilar \l 2057 </w:instrText>
            </w:r>
          </w:ins>
          <w:r w:rsidR="00D10162">
            <w:fldChar w:fldCharType="separate"/>
          </w:r>
          <w:r w:rsidR="001F4F9D" w:rsidRPr="001F4F9D">
            <w:rPr>
              <w:noProof/>
            </w:rPr>
            <w:t>(Hillis, et al., To Appear)</w:t>
          </w:r>
          <w:ins w:id="162" w:author="Carl Selig [2]" w:date="2019-11-26T16:46:00Z">
            <w:r w:rsidR="00D10162">
              <w:fldChar w:fldCharType="end"/>
            </w:r>
          </w:ins>
          <w:customXmlInsRangeStart w:id="163" w:author="Carl Selig [2]" w:date="2019-11-26T16:46:00Z"/>
        </w:sdtContent>
      </w:sdt>
      <w:customXmlInsRangeEnd w:id="163"/>
      <w:r w:rsidR="00462EA0">
        <w:t xml:space="preserve"> </w:t>
      </w:r>
      <w:del w:id="164" w:author="Carl Selig [2]" w:date="2019-11-26T16:46:00Z">
        <w:r w:rsidR="00462EA0" w:rsidDel="00C376BB">
          <w:delText>However,</w:delText>
        </w:r>
      </w:del>
      <w:ins w:id="165" w:author="Carl Selig [2]" w:date="2019-11-26T16:46:00Z">
        <w:r w:rsidR="00C376BB">
          <w:t>however</w:t>
        </w:r>
      </w:ins>
      <w:r w:rsidR="00462EA0">
        <w:t xml:space="preserve"> th</w:t>
      </w:r>
      <w:ins w:id="166" w:author="Carl Selig [2]" w:date="2019-11-26T16:46:00Z">
        <w:r w:rsidR="00C376BB">
          <w:t>e</w:t>
        </w:r>
      </w:ins>
      <w:del w:id="167" w:author="Carl Selig [2]" w:date="2019-11-26T16:46:00Z">
        <w:r w:rsidR="00462EA0" w:rsidDel="00C376BB">
          <w:delText>ere</w:delText>
        </w:r>
      </w:del>
      <w:r w:rsidR="00462EA0">
        <w:t xml:space="preserve"> a</w:t>
      </w:r>
      <w:ins w:id="168" w:author="Carl Selig [2]" w:date="2019-11-26T16:46:00Z">
        <w:r w:rsidR="00C376BB">
          <w:t>ctive view</w:t>
        </w:r>
      </w:ins>
      <w:del w:id="169" w:author="Carl Selig [2]" w:date="2019-11-26T16:46:00Z">
        <w:r w:rsidR="00462EA0" w:rsidDel="00C376BB">
          <w:delText>re alternate methods which</w:delText>
        </w:r>
      </w:del>
      <w:ins w:id="170" w:author="Carl Selig [2]" w:date="2019-11-26T16:46:00Z">
        <w:r w:rsidR="00C376BB">
          <w:t xml:space="preserve"> may</w:t>
        </w:r>
      </w:ins>
      <w:r w:rsidR="00462EA0">
        <w:t xml:space="preserve"> merit investigation. </w:t>
      </w:r>
      <w:ins w:id="171" w:author="Carl Selig [2]" w:date="2019-11-26T16:47:00Z">
        <w:r w:rsidR="00C376BB">
          <w:t xml:space="preserve">Since </w:t>
        </w:r>
      </w:ins>
      <w:del w:id="172" w:author="Carl Selig [2]" w:date="2019-11-26T16:47:00Z">
        <w:r w:rsidR="00462EA0" w:rsidDel="00C376BB">
          <w:delText>T</w:delText>
        </w:r>
      </w:del>
      <w:ins w:id="173" w:author="Carl Selig [2]" w:date="2019-11-26T16:47:00Z">
        <w:r w:rsidR="00C376BB">
          <w:t>t</w:t>
        </w:r>
      </w:ins>
      <w:r w:rsidR="00462EA0">
        <w:t xml:space="preserve">he </w:t>
      </w:r>
      <w:proofErr w:type="spellStart"/>
      <w:r w:rsidR="00462EA0">
        <w:t>WaveSub</w:t>
      </w:r>
      <w:proofErr w:type="spellEnd"/>
      <w:r w:rsidR="00462EA0">
        <w:t xml:space="preserve"> device is a class of cable robot</w:t>
      </w:r>
      <w:del w:id="174" w:author="Carl Selig [2]" w:date="2019-11-26T16:47:00Z">
        <w:r w:rsidR="00821AC9" w:rsidDel="00C376BB">
          <w:delText xml:space="preserve"> and</w:delText>
        </w:r>
      </w:del>
      <w:r w:rsidR="00821AC9">
        <w:t xml:space="preserve"> its </w:t>
      </w:r>
      <w:del w:id="175" w:author="Carl Selig [2]" w:date="2019-11-26T17:04:00Z">
        <w:r w:rsidR="00821AC9" w:rsidDel="004A048C">
          <w:delText xml:space="preserve">position </w:delText>
        </w:r>
      </w:del>
      <w:ins w:id="176" w:author="Carl Selig [2]" w:date="2019-11-26T17:04:00Z">
        <w:r w:rsidR="004A048C">
          <w:t>equations of motion</w:t>
        </w:r>
        <w:r w:rsidR="004A048C">
          <w:t xml:space="preserve"> </w:t>
        </w:r>
      </w:ins>
      <w:r w:rsidR="00821AC9">
        <w:t xml:space="preserve">can be </w:t>
      </w:r>
      <w:ins w:id="177" w:author="Carl Selig [2]" w:date="2019-11-26T17:04:00Z">
        <w:r w:rsidR="004A048C">
          <w:t>derived</w:t>
        </w:r>
      </w:ins>
      <w:del w:id="178" w:author="Carl Selig [2]" w:date="2019-11-26T17:04:00Z">
        <w:r w:rsidR="00821AC9" w:rsidDel="004A048C">
          <w:delText>represented</w:delText>
        </w:r>
      </w:del>
      <w:r w:rsidR="00821AC9">
        <w:t xml:space="preserve"> using Screw Theory.</w:t>
      </w:r>
      <w:del w:id="179" w:author="Carl Selig [2]" w:date="2019-11-26T16:48:00Z">
        <w:r w:rsidR="00821AC9" w:rsidDel="00B07FB2">
          <w:delText xml:space="preserve"> </w:delText>
        </w:r>
      </w:del>
    </w:p>
    <w:p w14:paraId="2EB3D87C" w14:textId="4C30F0CF" w:rsidR="00B07FB2" w:rsidRDefault="00B07FB2" w:rsidP="00390E0C">
      <w:pPr>
        <w:rPr>
          <w:ins w:id="180" w:author="Carl Selig [2]" w:date="2019-11-26T16:51:00Z"/>
        </w:rPr>
      </w:pPr>
      <w:ins w:id="181" w:author="Carl Selig [2]" w:date="2019-11-26T16:48:00Z">
        <w:r>
          <w:t>Given the forces on the float as a Wrench and its state as a Homogeneous</w:t>
        </w:r>
      </w:ins>
      <w:ins w:id="182" w:author="Carl Selig [2]" w:date="2019-11-26T16:49:00Z">
        <w:r>
          <w:t xml:space="preserve"> Transform it is easy to write the equations of motion of the body.</w:t>
        </w:r>
        <w:r w:rsidR="00D96D92">
          <w:t xml:space="preserve"> It is considerably harder to find solutions to th</w:t>
        </w:r>
      </w:ins>
      <w:ins w:id="183" w:author="Carl Selig [2]" w:date="2019-11-26T16:50:00Z">
        <w:r w:rsidR="00D96D92">
          <w:t xml:space="preserve">e equations of motion since according to </w:t>
        </w:r>
      </w:ins>
      <w:customXmlInsRangeStart w:id="184" w:author="Carl Selig [2]" w:date="2019-11-26T16:50:00Z"/>
      <w:sdt>
        <w:sdtPr>
          <w:id w:val="545262221"/>
          <w:citation/>
        </w:sdtPr>
        <w:sdtContent>
          <w:customXmlInsRangeEnd w:id="184"/>
          <w:ins w:id="185" w:author="Carl Selig [2]" w:date="2019-11-26T16:50:00Z">
            <w:r w:rsidR="00D96D92">
              <w:fldChar w:fldCharType="begin"/>
            </w:r>
            <w:r w:rsidR="00D96D92">
              <w:instrText xml:space="preserve"> CITATION Mer06 \l 2057 </w:instrText>
            </w:r>
          </w:ins>
          <w:r w:rsidR="00D96D92">
            <w:fldChar w:fldCharType="separate"/>
          </w:r>
          <w:r w:rsidR="001F4F9D" w:rsidRPr="001F4F9D">
            <w:rPr>
              <w:noProof/>
            </w:rPr>
            <w:t>(Merlet, 2006)</w:t>
          </w:r>
          <w:ins w:id="186" w:author="Carl Selig [2]" w:date="2019-11-26T16:50:00Z">
            <w:r w:rsidR="00D96D92">
              <w:fldChar w:fldCharType="end"/>
            </w:r>
          </w:ins>
          <w:customXmlInsRangeStart w:id="187" w:author="Carl Selig [2]" w:date="2019-11-26T16:50:00Z"/>
        </w:sdtContent>
      </w:sdt>
      <w:customXmlInsRangeEnd w:id="187"/>
      <w:ins w:id="188" w:author="Carl Selig [2]" w:date="2019-11-26T16:50:00Z">
        <w:r w:rsidR="00D96D92">
          <w:t xml:space="preserve"> the space of all rigid body displacements in this or any equivalent system is non</w:t>
        </w:r>
      </w:ins>
      <w:ins w:id="189" w:author="Carl Selig [2]" w:date="2019-11-26T16:51:00Z">
        <w:r w:rsidR="00D96D92">
          <w:t>-linear</w:t>
        </w:r>
        <w:r w:rsidR="00692804">
          <w:t xml:space="preserve"> (manifold)</w:t>
        </w:r>
        <w:r w:rsidR="00D96D92">
          <w:t>.</w:t>
        </w:r>
      </w:ins>
    </w:p>
    <w:p w14:paraId="20157664" w14:textId="5024F081" w:rsidR="00F10B07" w:rsidRDefault="00F10B07" w:rsidP="00390E0C">
      <w:pPr>
        <w:rPr>
          <w:ins w:id="190" w:author="Carl Selig [2]" w:date="2019-11-26T16:54:00Z"/>
        </w:rPr>
      </w:pPr>
      <w:ins w:id="191" w:author="Carl Selig [2]" w:date="2019-11-26T16:51:00Z">
        <w:r>
          <w:t xml:space="preserve">Screw theory proposes to linearise these equations of motion by </w:t>
        </w:r>
      </w:ins>
      <w:ins w:id="192" w:author="Carl Selig [2]" w:date="2019-11-26T16:53:00Z">
        <w:r>
          <w:t>using</w:t>
        </w:r>
      </w:ins>
      <w:ins w:id="193" w:author="Carl Selig [2]" w:date="2019-11-26T16:51:00Z">
        <w:r>
          <w:t xml:space="preserve"> the tangent space of all</w:t>
        </w:r>
      </w:ins>
      <w:ins w:id="194" w:author="Carl Selig [2]" w:date="2019-11-26T16:52:00Z">
        <w:r>
          <w:t xml:space="preserve"> rigid body motions of the system. </w:t>
        </w:r>
      </w:ins>
      <w:ins w:id="195" w:author="Carl Selig [2]" w:date="2019-11-26T16:53:00Z">
        <w:r>
          <w:t>That is, by considering small displacements over small time periods a (virtual)</w:t>
        </w:r>
      </w:ins>
      <w:ins w:id="196" w:author="Carl Selig [2]" w:date="2019-11-26T16:56:00Z">
        <w:r w:rsidR="00AD59C0">
          <w:t xml:space="preserve"> velocity</w:t>
        </w:r>
      </w:ins>
      <w:ins w:id="197" w:author="Carl Selig [2]" w:date="2019-11-26T16:53:00Z">
        <w:r>
          <w:t xml:space="preserve"> </w:t>
        </w:r>
      </w:ins>
      <w:ins w:id="198" w:author="Carl Selig [2]" w:date="2019-11-26T17:06:00Z">
        <w:r w:rsidR="004615DA">
          <w:t>twist</w:t>
        </w:r>
      </w:ins>
      <w:ins w:id="199" w:author="Carl Selig [2]" w:date="2019-11-26T16:54:00Z">
        <w:r>
          <w:t xml:space="preserve"> is constructed. The space of all</w:t>
        </w:r>
      </w:ins>
      <w:ins w:id="200" w:author="Carl Selig [2]" w:date="2019-11-26T16:56:00Z">
        <w:r w:rsidR="00AD59C0">
          <w:t xml:space="preserve"> velocity</w:t>
        </w:r>
      </w:ins>
      <w:ins w:id="201" w:author="Carl Selig [2]" w:date="2019-11-26T16:54:00Z">
        <w:r>
          <w:t xml:space="preserve"> </w:t>
        </w:r>
      </w:ins>
      <w:ins w:id="202" w:author="Carl Selig [2]" w:date="2019-11-26T17:06:00Z">
        <w:r w:rsidR="004615DA">
          <w:t>twists</w:t>
        </w:r>
      </w:ins>
      <w:ins w:id="203" w:author="Carl Selig [2]" w:date="2019-11-26T16:54:00Z">
        <w:r>
          <w:t xml:space="preserve"> is linear.</w:t>
        </w:r>
      </w:ins>
    </w:p>
    <w:p w14:paraId="15940BA4" w14:textId="2441D903" w:rsidR="00F10B07" w:rsidRPr="00232291" w:rsidRDefault="00AD59C0" w:rsidP="00390E0C">
      <w:pPr>
        <w:rPr>
          <w:ins w:id="204" w:author="Carl Selig [2]" w:date="2019-11-26T16:59:00Z"/>
          <w:rFonts w:eastAsiaTheme="minorEastAsia"/>
          <w:rPrChange w:id="205" w:author="Carl Selig [2]" w:date="2019-11-26T16:59:00Z">
            <w:rPr>
              <w:ins w:id="206" w:author="Carl Selig [2]" w:date="2019-11-26T16:59:00Z"/>
              <w:rFonts w:eastAsiaTheme="minorEastAsia"/>
            </w:rPr>
          </w:rPrChange>
        </w:rPr>
      </w:pPr>
      <w:ins w:id="207" w:author="Carl Selig [2]" w:date="2019-11-26T16:56:00Z">
        <w:r>
          <w:t xml:space="preserve">Multiplying the velocity screw by the </w:t>
        </w:r>
        <w:r w:rsidR="008564F5">
          <w:t>body’s inertia matrix</w:t>
        </w:r>
      </w:ins>
      <w:ins w:id="208" w:author="Carl Selig [2]" w:date="2019-11-26T17:02:00Z">
        <w:r w:rsidR="005E3DB3">
          <w:t xml:space="preserve"> </w:t>
        </w:r>
      </w:ins>
      <w:ins w:id="209" w:author="Carl Selig [2]" w:date="2019-11-26T17:06:00Z">
        <w:r w:rsidR="004615DA">
          <w:t>(</w:t>
        </w:r>
      </w:ins>
      <w:ins w:id="210" w:author="Carl Selig [2]" w:date="2019-11-26T16:56:00Z">
        <w:r w:rsidR="008564F5">
          <w:t>calculated from physical par</w:t>
        </w:r>
      </w:ins>
      <w:ins w:id="211" w:author="Carl Selig [2]" w:date="2019-11-26T16:57:00Z">
        <w:r w:rsidR="008564F5">
          <w:t>ameters) gives the momentum wrench. The equations of motion for the system can then be described as:</w:t>
        </w:r>
        <w:r w:rsidR="008564F5">
          <w:br/>
        </w:r>
        <w:r w:rsidR="008564F5">
          <w:br/>
        </w:r>
      </w:ins>
      <m:oMathPara>
        <m:oMath>
          <m:f>
            <m:fPr>
              <m:ctrlPr>
                <w:ins w:id="212" w:author="Carl Selig [2]" w:date="2019-11-26T16:58:00Z">
                  <w:rPr>
                    <w:rFonts w:ascii="Cambria Math" w:hAnsi="Cambria Math"/>
                    <w:i/>
                  </w:rPr>
                </w:ins>
              </m:ctrlPr>
            </m:fPr>
            <m:num>
              <m:r>
                <w:ins w:id="213" w:author="Carl Selig [2]" w:date="2019-11-26T16:58:00Z">
                  <w:rPr>
                    <w:rFonts w:ascii="Cambria Math" w:hAnsi="Cambria Math"/>
                  </w:rPr>
                  <m:t>d</m:t>
                </w:ins>
              </m:r>
            </m:num>
            <m:den>
              <m:r>
                <w:ins w:id="214" w:author="Carl Selig [2]" w:date="2019-11-26T16:58:00Z">
                  <w:rPr>
                    <w:rFonts w:ascii="Cambria Math" w:hAnsi="Cambria Math"/>
                  </w:rPr>
                  <m:t>dt</m:t>
                </w:ins>
              </m:r>
            </m:den>
          </m:f>
          <m:r>
            <w:ins w:id="215" w:author="Carl Selig [2]" w:date="2019-11-26T17:00:00Z">
              <w:rPr>
                <w:rFonts w:ascii="Cambria Math" w:hAnsi="Cambria Math"/>
              </w:rPr>
              <m:t>M</m:t>
            </w:ins>
          </m:r>
          <m:r>
            <w:ins w:id="216" w:author="Carl Selig [2]" w:date="2019-11-26T16:58:00Z">
              <w:rPr>
                <w:rFonts w:ascii="Cambria Math" w:hAnsi="Cambria Math"/>
              </w:rPr>
              <m:t xml:space="preserve">omentum </m:t>
            </w:ins>
          </m:r>
          <m:r>
            <w:ins w:id="217" w:author="Carl Selig [2]" w:date="2019-11-26T17:00:00Z">
              <w:rPr>
                <w:rFonts w:ascii="Cambria Math" w:hAnsi="Cambria Math"/>
              </w:rPr>
              <m:t>W</m:t>
            </w:ins>
          </m:r>
          <m:r>
            <w:ins w:id="218" w:author="Carl Selig [2]" w:date="2019-11-26T16:58:00Z">
              <w:rPr>
                <w:rFonts w:ascii="Cambria Math" w:hAnsi="Cambria Math"/>
              </w:rPr>
              <m:t>rench=Wave Excitation Wrench</m:t>
            </w:ins>
          </m:r>
        </m:oMath>
      </m:oMathPara>
    </w:p>
    <w:p w14:paraId="5F9C01A9" w14:textId="0FB9618A" w:rsidR="00232291" w:rsidRDefault="00232291" w:rsidP="00390E0C">
      <w:pPr>
        <w:rPr>
          <w:ins w:id="219" w:author="Carl Selig [2]" w:date="2019-11-26T16:47:00Z"/>
        </w:rPr>
      </w:pPr>
      <w:ins w:id="220" w:author="Carl Selig [2]" w:date="2019-11-26T17:00:00Z">
        <w:r>
          <w:rPr>
            <w:rFonts w:eastAsiaTheme="minorEastAsia"/>
          </w:rPr>
          <w:t>This is now a non-linear first order differential equation which may be solved</w:t>
        </w:r>
      </w:ins>
      <w:ins w:id="221" w:author="Carl Selig [2]" w:date="2019-11-26T17:01:00Z">
        <w:r w:rsidR="002453C0">
          <w:rPr>
            <w:rFonts w:eastAsiaTheme="minorEastAsia"/>
          </w:rPr>
          <w:t xml:space="preserve"> by</w:t>
        </w:r>
      </w:ins>
      <w:ins w:id="222" w:author="Carl Selig [2]" w:date="2019-11-26T17:00:00Z">
        <w:r w:rsidR="0037647C">
          <w:rPr>
            <w:rFonts w:eastAsiaTheme="minorEastAsia"/>
          </w:rPr>
          <w:t xml:space="preserve"> numerical methods</w:t>
        </w:r>
      </w:ins>
      <w:ins w:id="223" w:author="Carl Selig [2]" w:date="2019-11-26T17:01:00Z">
        <w:r w:rsidR="002453C0">
          <w:rPr>
            <w:rFonts w:eastAsiaTheme="minorEastAsia"/>
          </w:rPr>
          <w:t xml:space="preserve">. Analytical solutions are </w:t>
        </w:r>
      </w:ins>
      <w:ins w:id="224" w:author="Carl Selig [2]" w:date="2019-11-26T17:07:00Z">
        <w:r w:rsidR="005026E1">
          <w:rPr>
            <w:rFonts w:eastAsiaTheme="minorEastAsia"/>
          </w:rPr>
          <w:t>usually im</w:t>
        </w:r>
      </w:ins>
      <w:ins w:id="225" w:author="Carl Selig [2]" w:date="2019-11-26T17:01:00Z">
        <w:r w:rsidR="002453C0">
          <w:rPr>
            <w:rFonts w:eastAsiaTheme="minorEastAsia"/>
          </w:rPr>
          <w:t>possible</w:t>
        </w:r>
      </w:ins>
      <w:ins w:id="226" w:author="Carl Selig [2]" w:date="2019-11-26T17:07:00Z">
        <w:r w:rsidR="005026E1">
          <w:rPr>
            <w:rFonts w:eastAsiaTheme="minorEastAsia"/>
          </w:rPr>
          <w:t xml:space="preserve"> and certainly</w:t>
        </w:r>
      </w:ins>
      <w:ins w:id="227" w:author="Carl Selig [2]" w:date="2019-11-26T17:01:00Z">
        <w:r w:rsidR="002453C0">
          <w:rPr>
            <w:rFonts w:eastAsiaTheme="minorEastAsia"/>
          </w:rPr>
          <w:t xml:space="preserve"> not practical for a digital controller.</w:t>
        </w:r>
      </w:ins>
    </w:p>
    <w:p w14:paraId="4711CADA" w14:textId="41108337" w:rsidR="000012CF" w:rsidRDefault="00821AC9" w:rsidP="00390E0C">
      <w:r>
        <w:t xml:space="preserve">J.P. </w:t>
      </w:r>
      <w:proofErr w:type="spellStart"/>
      <w:r>
        <w:t>Merlet’s</w:t>
      </w:r>
      <w:proofErr w:type="spellEnd"/>
      <w:r>
        <w:t xml:space="preserve"> book “Parallel Robots,”</w:t>
      </w:r>
      <w:sdt>
        <w:sdtPr>
          <w:id w:val="1234899423"/>
          <w:citation/>
        </w:sdtPr>
        <w:sdtEndPr/>
        <w:sdtContent>
          <w:r>
            <w:fldChar w:fldCharType="begin"/>
          </w:r>
          <w:ins w:id="228" w:author="Carl Selig" w:date="2019-11-26T14:46:00Z">
            <w:r w:rsidR="00BD12CE">
              <w:instrText xml:space="preserve">CITATION Mer06 \l 2057 </w:instrText>
            </w:r>
          </w:ins>
          <w:del w:id="229" w:author="Carl Selig" w:date="2019-11-26T14:46:00Z">
            <w:r w:rsidDel="00BD12CE">
              <w:delInstrText xml:space="preserve"> CITATION Mer06 \l 2057 </w:delInstrText>
            </w:r>
          </w:del>
          <w:r>
            <w:fldChar w:fldCharType="separate"/>
          </w:r>
          <w:r w:rsidR="001F4F9D">
            <w:rPr>
              <w:noProof/>
            </w:rPr>
            <w:t xml:space="preserve"> </w:t>
          </w:r>
          <w:r w:rsidR="001F4F9D" w:rsidRPr="001F4F9D">
            <w:rPr>
              <w:noProof/>
            </w:rPr>
            <w:t>(Merlet, 2006)</w:t>
          </w:r>
          <w:r>
            <w:fldChar w:fldCharType="end"/>
          </w:r>
        </w:sdtContent>
      </w:sdt>
      <w:r>
        <w:t xml:space="preserve"> offers a comprehensive explanation of </w:t>
      </w:r>
      <w:del w:id="230" w:author="Carl Selig [2]" w:date="2019-11-26T17:08:00Z">
        <w:r w:rsidDel="00E549E1">
          <w:delText>th</w:delText>
        </w:r>
      </w:del>
      <w:ins w:id="231" w:author="Carl Selig [2]" w:date="2019-11-26T16:47:00Z">
        <w:r w:rsidR="00C376BB">
          <w:t>modelling cable robots</w:t>
        </w:r>
      </w:ins>
      <w:ins w:id="232" w:author="Carl Selig [2]" w:date="2019-11-26T17:08:00Z">
        <w:r w:rsidR="00E549E1">
          <w:t xml:space="preserve">, and </w:t>
        </w:r>
      </w:ins>
      <w:ins w:id="233" w:author="Carl Selig [2]" w:date="2019-11-26T17:09:00Z">
        <w:r w:rsidR="00113EB5">
          <w:t>J</w:t>
        </w:r>
      </w:ins>
      <w:ins w:id="234" w:author="Carl Selig [2]" w:date="2019-11-26T17:16:00Z">
        <w:r w:rsidR="005B0BD2">
          <w:t>.</w:t>
        </w:r>
      </w:ins>
      <w:ins w:id="235" w:author="Carl Selig [2]" w:date="2019-11-26T17:09:00Z">
        <w:r w:rsidR="00113EB5">
          <w:t xml:space="preserve"> Selig’s book, </w:t>
        </w:r>
      </w:ins>
      <w:ins w:id="236" w:author="Carl Selig [2]" w:date="2019-11-26T17:16:00Z">
        <w:r w:rsidR="005B0BD2">
          <w:t xml:space="preserve">“Geometrical fundamentals of </w:t>
        </w:r>
      </w:ins>
      <w:ins w:id="237" w:author="Carl Selig [2]" w:date="2019-11-26T17:19:00Z">
        <w:r w:rsidR="007E3D62">
          <w:t>Robotics</w:t>
        </w:r>
        <w:r w:rsidR="00921BA2">
          <w:t>,” explains how to apply Screw Theory to parallel robots.</w:t>
        </w:r>
      </w:ins>
      <w:del w:id="238" w:author="Carl Selig [2]" w:date="2019-11-26T16:47:00Z">
        <w:r w:rsidDel="00C376BB">
          <w:delText xml:space="preserve">is method. </w:delText>
        </w:r>
      </w:del>
    </w:p>
    <w:p w14:paraId="109FD7FA" w14:textId="77777777" w:rsidR="00CE1A00" w:rsidRDefault="00CE1A00" w:rsidP="001F6061"/>
    <w:p w14:paraId="65E2C470" w14:textId="77777777" w:rsidR="001F4F9D" w:rsidRDefault="001F4F9D">
      <w:pPr>
        <w:rPr>
          <w:rFonts w:ascii="Trebuchet MS" w:eastAsiaTheme="majorEastAsia" w:hAnsi="Trebuchet MS" w:cstheme="majorBidi"/>
          <w:sz w:val="32"/>
          <w:szCs w:val="32"/>
          <w:lang w:val="en-US"/>
        </w:rPr>
      </w:pPr>
      <w:r>
        <w:br w:type="page"/>
      </w:r>
    </w:p>
    <w:p w14:paraId="5F2D4FEF" w14:textId="004B5AB0" w:rsidR="00955AFC" w:rsidRDefault="00955AFC" w:rsidP="00955AFC">
      <w:pPr>
        <w:pStyle w:val="Heading1"/>
      </w:pPr>
      <w:r>
        <w:t>Aims and Objectives</w:t>
      </w:r>
    </w:p>
    <w:p w14:paraId="686073EA" w14:textId="62785E5B" w:rsidR="00D768EF" w:rsidRDefault="00D768EF" w:rsidP="00EB3B7E">
      <w:pPr>
        <w:pStyle w:val="ListParagraph"/>
        <w:numPr>
          <w:ilvl w:val="0"/>
          <w:numId w:val="3"/>
        </w:numPr>
      </w:pPr>
      <w:r>
        <w:t xml:space="preserve">Reproduce the work demonstrated in </w:t>
      </w:r>
      <w:r w:rsidR="00EB3B7E">
        <w:t>“</w:t>
      </w:r>
      <w:r w:rsidR="00EB3B7E" w:rsidRPr="00EB3B7E">
        <w:t>A Simple and Effective Real-Time controller for Wave Energy Converters</w:t>
      </w:r>
      <w:r w:rsidR="00EB3B7E">
        <w:t xml:space="preserve">” </w:t>
      </w:r>
      <w:sdt>
        <w:sdtPr>
          <w:id w:val="-1770845690"/>
          <w:citation/>
        </w:sdtPr>
        <w:sdtEndPr/>
        <w:sdtContent>
          <w:r w:rsidR="00EB3B7E">
            <w:fldChar w:fldCharType="begin"/>
          </w:r>
          <w:r w:rsidR="00EB3B7E">
            <w:instrText xml:space="preserve"> CITATION Fus13 \l 2057 </w:instrText>
          </w:r>
          <w:r w:rsidR="00EB3B7E">
            <w:fldChar w:fldCharType="separate"/>
          </w:r>
          <w:r w:rsidR="001F4F9D" w:rsidRPr="001F4F9D">
            <w:rPr>
              <w:noProof/>
            </w:rPr>
            <w:t>(Fusco &amp; Ringwood, 2013)</w:t>
          </w:r>
          <w:r w:rsidR="00EB3B7E">
            <w:fldChar w:fldCharType="end"/>
          </w:r>
        </w:sdtContent>
      </w:sdt>
      <w:r w:rsidR="00EB3B7E">
        <w:t xml:space="preserve"> in t</w:t>
      </w:r>
      <w:r w:rsidR="000C5FD1">
        <w:t xml:space="preserve">he </w:t>
      </w:r>
      <w:proofErr w:type="spellStart"/>
      <w:r w:rsidR="000C5FD1">
        <w:t>WaveSim</w:t>
      </w:r>
      <w:proofErr w:type="spellEnd"/>
      <w:r w:rsidR="000C5FD1">
        <w:t xml:space="preserve"> Simulink environment</w:t>
      </w:r>
      <w:sdt>
        <w:sdtPr>
          <w:id w:val="1720312315"/>
          <w:citation/>
        </w:sdtPr>
        <w:sdtEndPr/>
        <w:sdtContent>
          <w:r w:rsidR="00201C1D">
            <w:fldChar w:fldCharType="begin"/>
          </w:r>
          <w:r w:rsidR="00201C1D">
            <w:instrText xml:space="preserve"> CITATION AJH \l 2057 </w:instrText>
          </w:r>
          <w:r w:rsidR="00201C1D">
            <w:fldChar w:fldCharType="separate"/>
          </w:r>
          <w:r w:rsidR="001F4F9D">
            <w:rPr>
              <w:noProof/>
            </w:rPr>
            <w:t xml:space="preserve"> </w:t>
          </w:r>
          <w:r w:rsidR="001F4F9D" w:rsidRPr="001F4F9D">
            <w:rPr>
              <w:noProof/>
            </w:rPr>
            <w:t>(Hillis, To Appear)</w:t>
          </w:r>
          <w:r w:rsidR="00201C1D">
            <w:fldChar w:fldCharType="end"/>
          </w:r>
        </w:sdtContent>
      </w:sdt>
      <w:r w:rsidR="000C5FD1">
        <w:t xml:space="preserve"> under Ide</w:t>
      </w:r>
      <w:r w:rsidR="00367241">
        <w:t>a</w:t>
      </w:r>
      <w:r w:rsidR="000C5FD1">
        <w:t>lised conditions.</w:t>
      </w:r>
    </w:p>
    <w:p w14:paraId="574BCE05" w14:textId="77777777" w:rsidR="000C5FD1" w:rsidRDefault="000C5FD1" w:rsidP="00EB3B7E">
      <w:pPr>
        <w:pStyle w:val="ListParagraph"/>
        <w:numPr>
          <w:ilvl w:val="0"/>
          <w:numId w:val="3"/>
        </w:numPr>
      </w:pPr>
      <w:r>
        <w:t>As above but under Kinematic conditions</w:t>
      </w:r>
      <w:r w:rsidR="00367241">
        <w:t xml:space="preserve"> and a range of sea states</w:t>
      </w:r>
      <w:r>
        <w:t>.</w:t>
      </w:r>
    </w:p>
    <w:p w14:paraId="122B72E1" w14:textId="77777777" w:rsidR="00201C1D" w:rsidRDefault="00EB3B7E" w:rsidP="00201C1D">
      <w:pPr>
        <w:pStyle w:val="ListParagraph"/>
        <w:numPr>
          <w:ilvl w:val="0"/>
          <w:numId w:val="3"/>
        </w:numPr>
      </w:pPr>
      <w:r>
        <w:t>Verify that the Simple and Effective Control scheme results in drift of the float from the home position.</w:t>
      </w:r>
      <w:r w:rsidR="00201C1D">
        <w:t xml:space="preserve"> </w:t>
      </w:r>
    </w:p>
    <w:p w14:paraId="27E2EC25" w14:textId="77777777" w:rsidR="00367241" w:rsidRDefault="00EB3B7E" w:rsidP="00EB3B7E">
      <w:pPr>
        <w:pStyle w:val="ListParagraph"/>
        <w:numPr>
          <w:ilvl w:val="0"/>
          <w:numId w:val="3"/>
        </w:numPr>
      </w:pPr>
      <w:r>
        <w:t>Attempt to solve the drift issue using understanding of control theory, Rigid Body Motion, and the system Kinematics.</w:t>
      </w:r>
      <w:r w:rsidR="00E94165">
        <w:t xml:space="preserve"> </w:t>
      </w:r>
    </w:p>
    <w:p w14:paraId="478A0914" w14:textId="77777777" w:rsidR="00EB3B7E" w:rsidRDefault="00367241" w:rsidP="00367241">
      <w:pPr>
        <w:pStyle w:val="ListParagraph"/>
        <w:numPr>
          <w:ilvl w:val="1"/>
          <w:numId w:val="3"/>
        </w:numPr>
      </w:pPr>
      <w:del w:id="239" w:author="Andrew Hillis" w:date="2019-11-26T09:17:00Z">
        <w:r w:rsidDel="00A92613">
          <w:delText xml:space="preserve">Alternately </w:delText>
        </w:r>
      </w:del>
      <w:ins w:id="240" w:author="Andrew Hillis" w:date="2019-11-26T09:17:00Z">
        <w:r w:rsidR="00A92613">
          <w:t xml:space="preserve">Alternatively </w:t>
        </w:r>
      </w:ins>
      <w:r>
        <w:t xml:space="preserve">compensate for the drift with an </w:t>
      </w:r>
      <w:r w:rsidR="00E94165">
        <w:t>a</w:t>
      </w:r>
      <w:r>
        <w:t>dditional position control loop if an analytic solution cannot be found.</w:t>
      </w:r>
    </w:p>
    <w:p w14:paraId="158B229A" w14:textId="77777777" w:rsidR="00367241" w:rsidRDefault="00EB3B7E" w:rsidP="00EB3B7E">
      <w:pPr>
        <w:pStyle w:val="ListParagraph"/>
        <w:numPr>
          <w:ilvl w:val="0"/>
          <w:numId w:val="3"/>
        </w:numPr>
      </w:pPr>
      <w:r>
        <w:t>Investigate alternative control strategies</w:t>
      </w:r>
      <w:r w:rsidR="00367241">
        <w:t xml:space="preserve"> such as:</w:t>
      </w:r>
    </w:p>
    <w:p w14:paraId="15BB3BB9" w14:textId="0C9704A4" w:rsidR="00367241" w:rsidRDefault="00367241" w:rsidP="00E1499F">
      <w:pPr>
        <w:pStyle w:val="ListParagraph"/>
        <w:numPr>
          <w:ilvl w:val="1"/>
          <w:numId w:val="3"/>
        </w:numPr>
      </w:pPr>
      <w:r>
        <w:t xml:space="preserve"> Model Predictive Control</w:t>
      </w:r>
      <w:r w:rsidR="00EB285A">
        <w:t xml:space="preserve"> </w:t>
      </w:r>
      <w:sdt>
        <w:sdtPr>
          <w:id w:val="-1545510740"/>
          <w:citation/>
        </w:sdtPr>
        <w:sdtEndPr/>
        <w:sdtContent>
          <w:r w:rsidR="00EB285A">
            <w:fldChar w:fldCharType="begin"/>
          </w:r>
          <w:r w:rsidR="00EB285A">
            <w:instrText xml:space="preserve"> CITATION Hilar \l 2057 </w:instrText>
          </w:r>
          <w:r w:rsidR="00EB285A">
            <w:fldChar w:fldCharType="separate"/>
          </w:r>
          <w:r w:rsidR="001F4F9D" w:rsidRPr="001F4F9D">
            <w:rPr>
              <w:noProof/>
            </w:rPr>
            <w:t>(Hillis, et al., To Appear)</w:t>
          </w:r>
          <w:r w:rsidR="00EB285A">
            <w:fldChar w:fldCharType="end"/>
          </w:r>
        </w:sdtContent>
      </w:sdt>
    </w:p>
    <w:p w14:paraId="4AEEF083" w14:textId="0639CC95" w:rsidR="000F714C" w:rsidRDefault="000F714C" w:rsidP="00367241">
      <w:pPr>
        <w:pStyle w:val="ListParagraph"/>
        <w:numPr>
          <w:ilvl w:val="1"/>
          <w:numId w:val="3"/>
        </w:numPr>
      </w:pPr>
      <w:r>
        <w:t xml:space="preserve">Multi-resonant feedback control </w:t>
      </w:r>
      <w:sdt>
        <w:sdtPr>
          <w:id w:val="-1092078446"/>
          <w:citation/>
        </w:sdtPr>
        <w:sdtEndPr/>
        <w:sdtContent>
          <w:r>
            <w:fldChar w:fldCharType="begin"/>
          </w:r>
          <w:r>
            <w:instrText xml:space="preserve"> CITATION Abd17 \l 2057 </w:instrText>
          </w:r>
          <w:r>
            <w:fldChar w:fldCharType="separate"/>
          </w:r>
          <w:r w:rsidR="001F4F9D" w:rsidRPr="001F4F9D">
            <w:rPr>
              <w:noProof/>
            </w:rPr>
            <w:t>(Abdelkhalik, et al., 2017)</w:t>
          </w:r>
          <w:r>
            <w:fldChar w:fldCharType="end"/>
          </w:r>
        </w:sdtContent>
      </w:sdt>
    </w:p>
    <w:p w14:paraId="4B8DB64B" w14:textId="084735A1" w:rsidR="003C31F7" w:rsidRDefault="003C31F7" w:rsidP="00367241">
      <w:pPr>
        <w:pStyle w:val="ListParagraph"/>
        <w:numPr>
          <w:ilvl w:val="1"/>
          <w:numId w:val="3"/>
        </w:numPr>
      </w:pPr>
      <w:r>
        <w:lastRenderedPageBreak/>
        <w:t>Pse</w:t>
      </w:r>
      <w:r w:rsidR="00C82E07">
        <w:t>udo-spectral Control</w:t>
      </w:r>
      <w:r w:rsidR="00EB285A">
        <w:t xml:space="preserve"> </w:t>
      </w:r>
      <w:sdt>
        <w:sdtPr>
          <w:id w:val="-1403054710"/>
          <w:citation/>
        </w:sdtPr>
        <w:sdtEndPr/>
        <w:sdtContent>
          <w:r w:rsidR="000F714C">
            <w:fldChar w:fldCharType="begin"/>
          </w:r>
          <w:r w:rsidR="000F714C">
            <w:instrText xml:space="preserve"> CITATION Abd18 \l 2057 </w:instrText>
          </w:r>
          <w:r w:rsidR="000F714C">
            <w:fldChar w:fldCharType="separate"/>
          </w:r>
          <w:r w:rsidR="001F4F9D" w:rsidRPr="001F4F9D">
            <w:rPr>
              <w:noProof/>
            </w:rPr>
            <w:t>(Abdelkhalik, et al., 2018)</w:t>
          </w:r>
          <w:r w:rsidR="000F714C">
            <w:fldChar w:fldCharType="end"/>
          </w:r>
        </w:sdtContent>
      </w:sdt>
    </w:p>
    <w:p w14:paraId="16D32EFC" w14:textId="6A30DA50" w:rsidR="002A4708" w:rsidRPr="001F4F9D" w:rsidRDefault="00586E76" w:rsidP="001F4F9D">
      <w:pPr>
        <w:pStyle w:val="ListParagraph"/>
        <w:numPr>
          <w:ilvl w:val="0"/>
          <w:numId w:val="3"/>
        </w:numPr>
        <w:rPr>
          <w:ins w:id="241" w:author="Carl Selig [2]" w:date="2019-11-26T17:54:00Z"/>
        </w:rPr>
      </w:pPr>
      <w:r>
        <w:t>Produce Final Report</w:t>
      </w:r>
    </w:p>
    <w:p w14:paraId="42945663" w14:textId="352CE829" w:rsidR="00955AFC" w:rsidRDefault="00955AFC" w:rsidP="00955AFC">
      <w:pPr>
        <w:pStyle w:val="Heading1"/>
      </w:pPr>
      <w:r>
        <w:t>Work Plan</w:t>
      </w:r>
    </w:p>
    <w:p w14:paraId="4FC2F226" w14:textId="77777777" w:rsidR="00FE6F37" w:rsidRDefault="00FE6F37" w:rsidP="00FE6F37">
      <w:pPr>
        <w:rPr>
          <w:lang w:val="en-US"/>
        </w:rPr>
      </w:pPr>
      <w:r>
        <w:rPr>
          <w:lang w:val="en-US"/>
        </w:rPr>
        <w:t>There are 3 broad phases to the project:</w:t>
      </w:r>
    </w:p>
    <w:p w14:paraId="04D08203" w14:textId="77777777" w:rsidR="00FE6F37" w:rsidRDefault="00FE6F37" w:rsidP="00FE6F37">
      <w:pPr>
        <w:pStyle w:val="ListParagraph"/>
        <w:numPr>
          <w:ilvl w:val="0"/>
          <w:numId w:val="4"/>
        </w:numPr>
        <w:rPr>
          <w:lang w:val="en-US"/>
        </w:rPr>
      </w:pPr>
      <w:r>
        <w:rPr>
          <w:lang w:val="en-US"/>
        </w:rPr>
        <w:t>Reproduction of prior work</w:t>
      </w:r>
    </w:p>
    <w:p w14:paraId="4E185746" w14:textId="77777777" w:rsidR="00FE6F37" w:rsidRDefault="00FE6F37" w:rsidP="00FE6F37">
      <w:pPr>
        <w:pStyle w:val="ListParagraph"/>
        <w:numPr>
          <w:ilvl w:val="0"/>
          <w:numId w:val="4"/>
        </w:numPr>
        <w:rPr>
          <w:lang w:val="en-US"/>
        </w:rPr>
      </w:pPr>
      <w:r>
        <w:rPr>
          <w:lang w:val="en-US"/>
        </w:rPr>
        <w:t>Solution finding</w:t>
      </w:r>
    </w:p>
    <w:p w14:paraId="16D8FC63" w14:textId="77777777" w:rsidR="00FE6F37" w:rsidRDefault="00FE6F37" w:rsidP="00FE6F37">
      <w:pPr>
        <w:pStyle w:val="ListParagraph"/>
        <w:numPr>
          <w:ilvl w:val="0"/>
          <w:numId w:val="4"/>
        </w:numPr>
        <w:rPr>
          <w:lang w:val="en-US"/>
        </w:rPr>
      </w:pPr>
      <w:r>
        <w:rPr>
          <w:lang w:val="en-US"/>
        </w:rPr>
        <w:t>Reporting</w:t>
      </w:r>
    </w:p>
    <w:p w14:paraId="1D572148" w14:textId="77777777" w:rsidR="00FE6F37" w:rsidRDefault="009B0BEA" w:rsidP="009B0BEA">
      <w:pPr>
        <w:pStyle w:val="Heading2"/>
      </w:pPr>
      <w:r>
        <w:tab/>
      </w:r>
      <w:r w:rsidR="00FE6F37">
        <w:t>Reproduction of prior work:</w:t>
      </w:r>
    </w:p>
    <w:p w14:paraId="32A48D4A" w14:textId="77777777" w:rsidR="00FE6F37" w:rsidRDefault="00FE6F37" w:rsidP="00FE6F37">
      <w:r>
        <w:t xml:space="preserve">The </w:t>
      </w:r>
      <w:proofErr w:type="spellStart"/>
      <w:r>
        <w:t>WaveSub</w:t>
      </w:r>
      <w:proofErr w:type="spellEnd"/>
      <w:r>
        <w:t xml:space="preserve"> device will be modelled in the </w:t>
      </w:r>
      <w:proofErr w:type="spellStart"/>
      <w:r>
        <w:t>WECSim</w:t>
      </w:r>
      <w:proofErr w:type="spellEnd"/>
      <w:r>
        <w:t xml:space="preserve"> environment and the control system will be implemented from scratch. This period will provide experience with the simulation environment and background theory.</w:t>
      </w:r>
      <w:r>
        <w:br/>
      </w:r>
      <w:r>
        <w:br/>
        <w:t xml:space="preserve">The goal of this phase is to reproduce the drift observed by </w:t>
      </w:r>
      <w:proofErr w:type="spellStart"/>
      <w:r>
        <w:t>Dr.</w:t>
      </w:r>
      <w:proofErr w:type="spellEnd"/>
      <w:r>
        <w:t xml:space="preserve"> Hillis in his implementation. </w:t>
      </w:r>
      <w:r w:rsidR="0023260C">
        <w:t>Only an Idealised model will be produced in this phase.</w:t>
      </w:r>
    </w:p>
    <w:p w14:paraId="6DCD2A52" w14:textId="77777777" w:rsidR="0023260C" w:rsidRDefault="0023260C" w:rsidP="009B0BEA">
      <w:pPr>
        <w:pStyle w:val="Heading2"/>
        <w:ind w:firstLine="720"/>
      </w:pPr>
      <w:r>
        <w:t>Solution finding</w:t>
      </w:r>
    </w:p>
    <w:p w14:paraId="72DD6ED7" w14:textId="77777777" w:rsidR="0023260C" w:rsidRDefault="0023260C" w:rsidP="0023260C">
      <w:pPr>
        <w:rPr>
          <w:lang w:val="en-US"/>
        </w:rPr>
      </w:pPr>
      <w:r>
        <w:rPr>
          <w:lang w:val="en-US"/>
        </w:rPr>
        <w:t xml:space="preserve">In this phase the model will be extended to account for Kinematic input conditions and a variety of sea states. Adjustments to the modelling of inputs, control parameters, and </w:t>
      </w:r>
      <w:r w:rsidR="00D64603">
        <w:rPr>
          <w:lang w:val="en-US"/>
        </w:rPr>
        <w:t>system constraints will be used to investigate the cause of the drift.</w:t>
      </w:r>
    </w:p>
    <w:p w14:paraId="33F23367" w14:textId="0432A616" w:rsidR="00D64603" w:rsidRDefault="00D64603" w:rsidP="0023260C">
      <w:pPr>
        <w:rPr>
          <w:lang w:val="en-US"/>
        </w:rPr>
      </w:pPr>
      <w:r>
        <w:rPr>
          <w:lang w:val="en-US"/>
        </w:rPr>
        <w:t xml:space="preserve">If a solution cannot be found, alternate control methods will be evaluated for their effectiveness. One potential solution is to add an additional control loop to the scheme in </w:t>
      </w:r>
      <w:r>
        <w:rPr>
          <w:lang w:val="en-US"/>
        </w:rPr>
        <w:fldChar w:fldCharType="begin"/>
      </w:r>
      <w:r>
        <w:rPr>
          <w:lang w:val="en-US"/>
        </w:rPr>
        <w:instrText xml:space="preserve"> REF _Ref25598856 \h </w:instrText>
      </w:r>
      <w:r>
        <w:rPr>
          <w:lang w:val="en-US"/>
        </w:rPr>
      </w:r>
      <w:r>
        <w:rPr>
          <w:lang w:val="en-US"/>
        </w:rPr>
        <w:fldChar w:fldCharType="separate"/>
      </w:r>
      <w:r w:rsidR="001F4F9D">
        <w:t xml:space="preserve">Figure </w:t>
      </w:r>
      <w:r w:rsidR="001F4F9D">
        <w:rPr>
          <w:noProof/>
        </w:rPr>
        <w:t>4</w:t>
      </w:r>
      <w:r>
        <w:rPr>
          <w:lang w:val="en-US"/>
        </w:rPr>
        <w:fldChar w:fldCharType="end"/>
      </w:r>
      <w:r>
        <w:rPr>
          <w:lang w:val="en-US"/>
        </w:rPr>
        <w:t xml:space="preserve"> and determine whether this significantly impacts computing time and system robustness.</w:t>
      </w:r>
    </w:p>
    <w:p w14:paraId="6DAAD5A6" w14:textId="77777777" w:rsidR="009B0BEA" w:rsidRDefault="009B0BEA" w:rsidP="009B0BEA">
      <w:pPr>
        <w:pStyle w:val="Heading2"/>
        <w:ind w:firstLine="720"/>
        <w:rPr>
          <w:lang w:val="en-US"/>
        </w:rPr>
      </w:pPr>
      <w:r>
        <w:rPr>
          <w:lang w:val="en-US"/>
        </w:rPr>
        <w:t>Reporting</w:t>
      </w:r>
    </w:p>
    <w:p w14:paraId="4DD33C56" w14:textId="79229347" w:rsidR="009B0BEA" w:rsidRDefault="009B0BEA" w:rsidP="009B0BEA">
      <w:pPr>
        <w:rPr>
          <w:lang w:val="en-US"/>
        </w:rPr>
      </w:pPr>
      <w:r>
        <w:rPr>
          <w:lang w:val="en-US"/>
        </w:rPr>
        <w:t>All results will be collected, and a final report will be produced. It is in this phase that a conclusion regarding the possibility of a solution will be decided. The impact of this and similar works on the future of renewable energy will also be considered.</w:t>
      </w:r>
    </w:p>
    <w:p w14:paraId="3E78FFFB" w14:textId="77777777" w:rsidR="001F4F9D" w:rsidRPr="009B0BEA" w:rsidRDefault="001F4F9D" w:rsidP="009B0BEA">
      <w:pPr>
        <w:rPr>
          <w:lang w:val="en-US"/>
        </w:rPr>
      </w:pPr>
    </w:p>
    <w:p w14:paraId="3BBE92F9" w14:textId="77777777" w:rsidR="00955AFC" w:rsidRDefault="00955AFC" w:rsidP="00955AFC">
      <w:pPr>
        <w:pStyle w:val="Heading2"/>
      </w:pPr>
      <w:r>
        <w:tab/>
        <w:t>Methodology</w:t>
      </w:r>
    </w:p>
    <w:p w14:paraId="19192B3C" w14:textId="77777777" w:rsidR="009B0BEA" w:rsidRDefault="009B0BEA" w:rsidP="009B0BEA">
      <w:r>
        <w:t>The methodology for this project is best expressed as the sum of its parts:</w:t>
      </w:r>
    </w:p>
    <w:p w14:paraId="759C48ED" w14:textId="77777777" w:rsidR="009B0BEA" w:rsidRDefault="009B0BEA" w:rsidP="009B0BEA">
      <w:pPr>
        <w:pStyle w:val="ListParagraph"/>
        <w:numPr>
          <w:ilvl w:val="0"/>
          <w:numId w:val="5"/>
        </w:numPr>
      </w:pPr>
      <w:r>
        <w:t>Weekly Meetings</w:t>
      </w:r>
    </w:p>
    <w:p w14:paraId="07A6ABC7" w14:textId="77777777" w:rsidR="009B0BEA" w:rsidRDefault="009B0BEA" w:rsidP="009B0BEA">
      <w:pPr>
        <w:pStyle w:val="ListParagraph"/>
        <w:numPr>
          <w:ilvl w:val="1"/>
          <w:numId w:val="5"/>
        </w:numPr>
      </w:pPr>
      <w:r>
        <w:t>Weekly meetings with be held with the project supervisor at which current progress will be presented for discussion. These meetings will serve as soft deadlines. Discussion will ensure the project stays on track or that plans can be made if it deviates. Criticism will ensure that academic rigour is maintained.</w:t>
      </w:r>
    </w:p>
    <w:p w14:paraId="2018B88D" w14:textId="77777777" w:rsidR="007E202F" w:rsidRDefault="007E202F" w:rsidP="007E202F">
      <w:pPr>
        <w:pStyle w:val="ListParagraph"/>
        <w:numPr>
          <w:ilvl w:val="0"/>
          <w:numId w:val="5"/>
        </w:numPr>
      </w:pPr>
      <w:r>
        <w:t>Daily logging</w:t>
      </w:r>
    </w:p>
    <w:p w14:paraId="6F6CC918" w14:textId="77777777" w:rsidR="007E202F" w:rsidRDefault="007E202F" w:rsidP="007E202F">
      <w:pPr>
        <w:pStyle w:val="ListParagraph"/>
        <w:numPr>
          <w:ilvl w:val="1"/>
          <w:numId w:val="5"/>
        </w:numPr>
      </w:pPr>
      <w:r>
        <w:t xml:space="preserve">A daily log will be maintained concerning the approaches that have been used </w:t>
      </w:r>
      <w:r w:rsidR="00FF559D">
        <w:t xml:space="preserve">and their parameters. It will also </w:t>
      </w:r>
      <w:r>
        <w:t xml:space="preserve">record relevant texts for future study and to be included in the final report’s Bibliography. </w:t>
      </w:r>
    </w:p>
    <w:p w14:paraId="3B6B8FAF" w14:textId="77777777" w:rsidR="009B0BEA" w:rsidRDefault="009B0BEA" w:rsidP="009B0BEA">
      <w:pPr>
        <w:pStyle w:val="ListParagraph"/>
        <w:numPr>
          <w:ilvl w:val="0"/>
          <w:numId w:val="5"/>
        </w:numPr>
      </w:pPr>
      <w:r>
        <w:t>Self-evaluation</w:t>
      </w:r>
    </w:p>
    <w:p w14:paraId="2874110E" w14:textId="77777777" w:rsidR="009B0BEA" w:rsidRDefault="009B0BEA" w:rsidP="009B0BEA">
      <w:pPr>
        <w:pStyle w:val="ListParagraph"/>
        <w:numPr>
          <w:ilvl w:val="1"/>
          <w:numId w:val="5"/>
        </w:numPr>
      </w:pPr>
      <w:r>
        <w:t>At key points throughout the project a self-evaluation will be performed on current findings. This will be discussed with the supervisor and wil</w:t>
      </w:r>
      <w:r w:rsidR="007E202F">
        <w:t>l ensure the predicted timescale is respected.</w:t>
      </w:r>
    </w:p>
    <w:p w14:paraId="07BF0FD2" w14:textId="77777777" w:rsidR="007E202F" w:rsidRDefault="007E202F" w:rsidP="007E202F">
      <w:pPr>
        <w:pStyle w:val="ListParagraph"/>
        <w:numPr>
          <w:ilvl w:val="0"/>
          <w:numId w:val="5"/>
        </w:numPr>
      </w:pPr>
      <w:r>
        <w:t>Collaboration</w:t>
      </w:r>
    </w:p>
    <w:p w14:paraId="47CE9493" w14:textId="77777777" w:rsidR="007E202F" w:rsidRPr="009B0BEA" w:rsidRDefault="007E202F" w:rsidP="007E202F">
      <w:pPr>
        <w:pStyle w:val="ListParagraph"/>
        <w:numPr>
          <w:ilvl w:val="1"/>
          <w:numId w:val="5"/>
        </w:numPr>
      </w:pPr>
      <w:r>
        <w:lastRenderedPageBreak/>
        <w:t xml:space="preserve">There are other students in the university who will be performing projects in this area. Group meetings will be proposed at which different perspectives </w:t>
      </w:r>
      <w:r w:rsidR="00B65936">
        <w:t>can be shared.</w:t>
      </w:r>
    </w:p>
    <w:p w14:paraId="5B26A876" w14:textId="77777777" w:rsidR="00955AFC" w:rsidRDefault="00955AFC" w:rsidP="00955AFC">
      <w:pPr>
        <w:pStyle w:val="Heading2"/>
      </w:pPr>
      <w:r>
        <w:tab/>
        <w:t>Deliverables</w:t>
      </w:r>
    </w:p>
    <w:p w14:paraId="7519A7A2" w14:textId="272B9838" w:rsidR="006D484E" w:rsidRDefault="00C87988" w:rsidP="00C87988">
      <w:pPr>
        <w:pStyle w:val="ListParagraph"/>
        <w:numPr>
          <w:ilvl w:val="0"/>
          <w:numId w:val="6"/>
        </w:numPr>
      </w:pPr>
      <w:r>
        <w:t>A reproduction of the Simple and Effective Control scheme</w:t>
      </w:r>
      <w:sdt>
        <w:sdtPr>
          <w:id w:val="2070913194"/>
          <w:citation/>
        </w:sdtPr>
        <w:sdtEndPr/>
        <w:sdtContent>
          <w:r>
            <w:fldChar w:fldCharType="begin"/>
          </w:r>
          <w:r>
            <w:instrText xml:space="preserve"> CITATION Fus13 \l 2057 </w:instrText>
          </w:r>
          <w:r>
            <w:fldChar w:fldCharType="separate"/>
          </w:r>
          <w:r w:rsidR="001F4F9D">
            <w:rPr>
              <w:noProof/>
            </w:rPr>
            <w:t xml:space="preserve"> </w:t>
          </w:r>
          <w:r w:rsidR="001F4F9D" w:rsidRPr="001F4F9D">
            <w:rPr>
              <w:noProof/>
            </w:rPr>
            <w:t>(Fusco &amp; Ringwood, 2013)</w:t>
          </w:r>
          <w:r>
            <w:fldChar w:fldCharType="end"/>
          </w:r>
        </w:sdtContent>
      </w:sdt>
      <w:r>
        <w:t xml:space="preserve"> in the </w:t>
      </w:r>
      <w:proofErr w:type="spellStart"/>
      <w:r>
        <w:t>WECSim</w:t>
      </w:r>
      <w:proofErr w:type="spellEnd"/>
      <w:r>
        <w:t xml:space="preserve"> environment on the </w:t>
      </w:r>
      <w:proofErr w:type="spellStart"/>
      <w:r>
        <w:t>WaveSub</w:t>
      </w:r>
      <w:proofErr w:type="spellEnd"/>
      <w:r>
        <w:t xml:space="preserve"> device.</w:t>
      </w:r>
    </w:p>
    <w:p w14:paraId="7440D9D9" w14:textId="77777777" w:rsidR="00C87988" w:rsidRDefault="00C87988" w:rsidP="00C87988">
      <w:pPr>
        <w:pStyle w:val="ListParagraph"/>
        <w:numPr>
          <w:ilvl w:val="1"/>
          <w:numId w:val="6"/>
        </w:numPr>
      </w:pPr>
      <w:r>
        <w:t>In phase 1: An Idealised input scenario (perfect Wave Excitation force knowledge, simple waves).</w:t>
      </w:r>
    </w:p>
    <w:p w14:paraId="76F25E87" w14:textId="77777777" w:rsidR="00C87988" w:rsidRDefault="00C87988" w:rsidP="00C87988">
      <w:pPr>
        <w:pStyle w:val="ListParagraph"/>
        <w:numPr>
          <w:ilvl w:val="1"/>
          <w:numId w:val="6"/>
        </w:numPr>
      </w:pPr>
      <w:r>
        <w:t>In phase 2: A kinematic input scenario (estimated Wave Excitation forces, a variety of sea states).</w:t>
      </w:r>
    </w:p>
    <w:p w14:paraId="4B215542" w14:textId="77777777" w:rsidR="006D484E" w:rsidRDefault="006D484E" w:rsidP="00C87988">
      <w:pPr>
        <w:pStyle w:val="ListParagraph"/>
        <w:numPr>
          <w:ilvl w:val="0"/>
          <w:numId w:val="6"/>
        </w:numPr>
      </w:pPr>
      <w:r>
        <w:t>Well-documented solution attempts</w:t>
      </w:r>
      <w:r w:rsidR="00C87988">
        <w:t xml:space="preserve"> as recorded in the daily log.</w:t>
      </w:r>
    </w:p>
    <w:p w14:paraId="58D09453" w14:textId="77777777" w:rsidR="006D484E" w:rsidRDefault="00C87988" w:rsidP="00C87988">
      <w:pPr>
        <w:pStyle w:val="ListParagraph"/>
        <w:numPr>
          <w:ilvl w:val="0"/>
          <w:numId w:val="6"/>
        </w:numPr>
      </w:pPr>
      <w:r>
        <w:t>The full code for the project. The language will be MATLAB, specifically the Simulink plug-in.</w:t>
      </w:r>
    </w:p>
    <w:p w14:paraId="54D71BB4" w14:textId="52C7796D" w:rsidR="006D484E" w:rsidRPr="006D484E" w:rsidRDefault="00C87988" w:rsidP="00C87988">
      <w:pPr>
        <w:pStyle w:val="ListParagraph"/>
        <w:numPr>
          <w:ilvl w:val="0"/>
          <w:numId w:val="6"/>
        </w:numPr>
      </w:pPr>
      <w:r>
        <w:t>A full project report not exceeding 12,000 words.</w:t>
      </w:r>
    </w:p>
    <w:p w14:paraId="264C5EFC" w14:textId="77777777" w:rsidR="002549E9" w:rsidRDefault="002549E9">
      <w:pPr>
        <w:rPr>
          <w:ins w:id="242" w:author="Carl Selig [2]" w:date="2019-11-26T17:50:00Z"/>
          <w:rFonts w:ascii="Trebuchet MS" w:eastAsiaTheme="majorEastAsia" w:hAnsi="Trebuchet MS" w:cstheme="majorBidi"/>
          <w:sz w:val="32"/>
          <w:szCs w:val="32"/>
          <w:lang w:val="en-US"/>
        </w:rPr>
      </w:pPr>
      <w:ins w:id="243" w:author="Carl Selig [2]" w:date="2019-11-26T17:50:00Z">
        <w:r>
          <w:br w:type="page"/>
        </w:r>
      </w:ins>
    </w:p>
    <w:p w14:paraId="5B4EA347" w14:textId="134D1438" w:rsidR="00327CF2" w:rsidRPr="00327CF2" w:rsidRDefault="00955AFC" w:rsidP="00327CF2">
      <w:pPr>
        <w:pStyle w:val="Heading1"/>
      </w:pPr>
      <w:r>
        <w:t>Predicted Timescale</w:t>
      </w:r>
    </w:p>
    <w:p w14:paraId="72DAC14B" w14:textId="14E3EC6E" w:rsidR="00955AFC" w:rsidDel="004B3A6A" w:rsidRDefault="00150A54" w:rsidP="004B3A6A">
      <w:pPr>
        <w:pStyle w:val="Heading2"/>
        <w:jc w:val="center"/>
        <w:rPr>
          <w:del w:id="244" w:author="Carl Selig [2]" w:date="2019-11-26T17:40:00Z"/>
        </w:rPr>
        <w:pPrChange w:id="245" w:author="Carl Selig [2]" w:date="2019-11-26T17:41:00Z">
          <w:pPr>
            <w:pStyle w:val="Heading2"/>
          </w:pPr>
        </w:pPrChange>
      </w:pPr>
      <w:ins w:id="246" w:author="Carl Selig [2]" w:date="2019-11-26T17:52:00Z">
        <w:r>
          <w:rPr>
            <w:noProof/>
          </w:rPr>
          <mc:AlternateContent>
            <mc:Choice Requires="wps">
              <w:drawing>
                <wp:anchor distT="0" distB="0" distL="114300" distR="114300" simplePos="0" relativeHeight="251662336" behindDoc="0" locked="0" layoutInCell="1" allowOverlap="1" wp14:anchorId="06F1E78B" wp14:editId="6EE3D5F2">
                  <wp:simplePos x="0" y="0"/>
                  <wp:positionH relativeFrom="column">
                    <wp:posOffset>320040</wp:posOffset>
                  </wp:positionH>
                  <wp:positionV relativeFrom="paragraph">
                    <wp:posOffset>9268460</wp:posOffset>
                  </wp:positionV>
                  <wp:extent cx="509143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091430" cy="635"/>
                          </a:xfrm>
                          <a:prstGeom prst="rect">
                            <a:avLst/>
                          </a:prstGeom>
                          <a:solidFill>
                            <a:prstClr val="white"/>
                          </a:solidFill>
                          <a:ln>
                            <a:noFill/>
                          </a:ln>
                        </wps:spPr>
                        <wps:txbx>
                          <w:txbxContent>
                            <w:p w14:paraId="19BA1038" w14:textId="25A3A776" w:rsidR="00150A54" w:rsidRPr="003004AB" w:rsidRDefault="00150A54" w:rsidP="00150A54">
                              <w:pPr>
                                <w:pStyle w:val="Caption"/>
                                <w:jc w:val="center"/>
                                <w:rPr>
                                  <w:noProof/>
                                </w:rPr>
                                <w:pPrChange w:id="247" w:author="Carl Selig [2]" w:date="2019-11-26T17:53:00Z">
                                  <w:pPr>
                                    <w:jc w:val="center"/>
                                  </w:pPr>
                                </w:pPrChange>
                              </w:pPr>
                              <w:ins w:id="248" w:author="Carl Selig [2]" w:date="2019-11-26T17:52:00Z">
                                <w:r>
                                  <w:t xml:space="preserve">Figure </w:t>
                                </w:r>
                                <w:r>
                                  <w:fldChar w:fldCharType="begin"/>
                                </w:r>
                                <w:r>
                                  <w:instrText xml:space="preserve"> SEQ Figure \* ARABIC </w:instrText>
                                </w:r>
                              </w:ins>
                              <w:r>
                                <w:fldChar w:fldCharType="separate"/>
                              </w:r>
                              <w:r w:rsidR="001F4F9D">
                                <w:rPr>
                                  <w:noProof/>
                                </w:rPr>
                                <w:t>5</w:t>
                              </w:r>
                              <w:ins w:id="249" w:author="Carl Selig [2]" w:date="2019-11-26T17:52:00Z">
                                <w:r>
                                  <w:fldChar w:fldCharType="end"/>
                                </w:r>
                                <w:r>
                                  <w:t xml:space="preserve">: A Gantt chart that </w:t>
                                </w:r>
                              </w:ins>
                              <w:ins w:id="250" w:author="Carl Selig [2]" w:date="2019-11-26T17:53:00Z">
                                <w:r>
                                  <w:t>showing the predicted</w:t>
                                </w:r>
                              </w:ins>
                              <w:ins w:id="251" w:author="Carl Selig [2]" w:date="2019-11-26T17:52:00Z">
                                <w:r>
                                  <w:t xml:space="preserve"> project timeline.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F1E78B" id="_x0000_t202" coordsize="21600,21600" o:spt="202" path="m,l,21600r21600,l21600,xe">
                  <v:stroke joinstyle="miter"/>
                  <v:path gradientshapeok="t" o:connecttype="rect"/>
                </v:shapetype>
                <v:shape id="Text Box 11" o:spid="_x0000_s1026" type="#_x0000_t202" style="position:absolute;left:0;text-align:left;margin-left:25.2pt;margin-top:729.8pt;width:400.9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" stroked="f">
                  <v:textbox style="mso-fit-shape-to-text:t" inset="0,0,0,0">
                    <w:txbxContent>
                      <w:p w14:paraId="19BA1038" w14:textId="25A3A776" w:rsidR="00150A54" w:rsidRPr="003004AB" w:rsidRDefault="00150A54" w:rsidP="00150A54">
                        <w:pPr>
                          <w:pStyle w:val="Caption"/>
                          <w:jc w:val="center"/>
                          <w:rPr>
                            <w:noProof/>
                          </w:rPr>
                          <w:pPrChange w:id="252" w:author="Carl Selig [2]" w:date="2019-11-26T17:53:00Z">
                            <w:pPr>
                              <w:jc w:val="center"/>
                            </w:pPr>
                          </w:pPrChange>
                        </w:pPr>
                        <w:ins w:id="253" w:author="Carl Selig [2]" w:date="2019-11-26T17:52:00Z">
                          <w:r>
                            <w:t xml:space="preserve">Figure </w:t>
                          </w:r>
                          <w:r>
                            <w:fldChar w:fldCharType="begin"/>
                          </w:r>
                          <w:r>
                            <w:instrText xml:space="preserve"> SEQ Figure \* ARABIC </w:instrText>
                          </w:r>
                        </w:ins>
                        <w:r>
                          <w:fldChar w:fldCharType="separate"/>
                        </w:r>
                        <w:r w:rsidR="001F4F9D">
                          <w:rPr>
                            <w:noProof/>
                          </w:rPr>
                          <w:t>5</w:t>
                        </w:r>
                        <w:ins w:id="254" w:author="Carl Selig [2]" w:date="2019-11-26T17:52:00Z">
                          <w:r>
                            <w:fldChar w:fldCharType="end"/>
                          </w:r>
                          <w:r>
                            <w:t xml:space="preserve">: A Gantt chart that </w:t>
                          </w:r>
                        </w:ins>
                        <w:ins w:id="255" w:author="Carl Selig [2]" w:date="2019-11-26T17:53:00Z">
                          <w:r>
                            <w:t>showing the predicted</w:t>
                          </w:r>
                        </w:ins>
                        <w:ins w:id="256" w:author="Carl Selig [2]" w:date="2019-11-26T17:52:00Z">
                          <w:r>
                            <w:t xml:space="preserve"> project timeline.</w:t>
                          </w:r>
                        </w:ins>
                      </w:p>
                    </w:txbxContent>
                  </v:textbox>
                </v:shape>
              </w:pict>
            </mc:Fallback>
          </mc:AlternateContent>
        </w:r>
      </w:ins>
      <w:r w:rsidR="002549E9">
        <w:rPr>
          <w:noProof/>
        </w:rPr>
        <mc:AlternateContent>
          <mc:Choice Requires="wpg">
            <w:drawing>
              <wp:anchor distT="0" distB="0" distL="114300" distR="114300" simplePos="0" relativeHeight="251660288" behindDoc="0" locked="0" layoutInCell="1" allowOverlap="1" wp14:anchorId="155B24B1" wp14:editId="733EF1C6">
                <wp:simplePos x="0" y="0"/>
                <wp:positionH relativeFrom="margin">
                  <wp:align>center</wp:align>
                </wp:positionH>
                <wp:positionV relativeFrom="paragraph">
                  <wp:posOffset>27940</wp:posOffset>
                </wp:positionV>
                <wp:extent cx="5091430" cy="9183370"/>
                <wp:effectExtent l="0" t="0" r="0" b="0"/>
                <wp:wrapNone/>
                <wp:docPr id="10" name="Group 10"/>
                <wp:cNvGraphicFramePr/>
                <a:graphic xmlns:a="http://schemas.openxmlformats.org/drawingml/2006/main">
                  <a:graphicData uri="http://schemas.microsoft.com/office/word/2010/wordprocessingGroup">
                    <wpg:wgp>
                      <wpg:cNvGrpSpPr/>
                      <wpg:grpSpPr>
                        <a:xfrm>
                          <a:off x="0" y="0"/>
                          <a:ext cx="5091430" cy="9183370"/>
                          <a:chOff x="0" y="0"/>
                          <a:chExt cx="5091430" cy="9183370"/>
                        </a:xfrm>
                      </wpg:grpSpPr>
                      <pic:pic xmlns:pic="http://schemas.openxmlformats.org/drawingml/2006/picture">
                        <pic:nvPicPr>
                          <pic:cNvPr id="9"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t="35671"/>
                          <a:stretch/>
                        </pic:blipFill>
                        <pic:spPr bwMode="auto">
                          <a:xfrm rot="16200000">
                            <a:off x="-1108075" y="2905125"/>
                            <a:ext cx="9104630" cy="329438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b="64047"/>
                          <a:stretch/>
                        </pic:blipFill>
                        <pic:spPr bwMode="auto">
                          <a:xfrm rot="16200000">
                            <a:off x="-3641725" y="3695700"/>
                            <a:ext cx="9129395" cy="184594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BE74619" id="Group 10" o:spid="_x0000_s1026" style="position:absolute;margin-left:0;margin-top:2.2pt;width:400.9pt;height:723.1pt;z-index:251660288;mso-position-horizontal:center;mso-position-horizontal-relative:margin" coordsize="50914,91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11081;top:29051;width:91046;height:32944;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">
                  <v:imagedata r:id="rId20" o:title="" croptop="23377f"/>
                </v:shape>
                <v:shape id="Picture 8" o:spid="_x0000_s1028" type="#_x0000_t75" style="position:absolute;left:-36417;top:36956;width:91294;height:1845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">
                  <v:imagedata r:id="rId21" o:title="" cropbottom="41974f"/>
                </v:shape>
                <w10:wrap anchorx="margin"/>
              </v:group>
            </w:pict>
          </mc:Fallback>
        </mc:AlternateContent>
      </w:r>
      <w:del w:id="257" w:author="Carl Selig [2]" w:date="2019-11-26T17:40:00Z">
        <w:r w:rsidR="006D484E" w:rsidDel="004B3A6A">
          <w:delText>GANTT CHART HERE</w:delText>
        </w:r>
      </w:del>
    </w:p>
    <w:p w14:paraId="2E002827" w14:textId="5711373C" w:rsidR="004B3A6A" w:rsidRDefault="004B3A6A" w:rsidP="004B3A6A">
      <w:pPr>
        <w:jc w:val="center"/>
        <w:rPr>
          <w:ins w:id="258" w:author="Carl Selig [2]" w:date="2019-11-26T17:40:00Z"/>
        </w:rPr>
        <w:pPrChange w:id="259" w:author="Carl Selig [2]" w:date="2019-11-26T17:41:00Z">
          <w:pPr/>
        </w:pPrChange>
      </w:pPr>
    </w:p>
    <w:p w14:paraId="4A80D52F" w14:textId="77777777" w:rsidR="004B3A6A" w:rsidRPr="004B3A6A" w:rsidRDefault="004B3A6A" w:rsidP="004B3A6A">
      <w:pPr>
        <w:rPr>
          <w:ins w:id="260" w:author="Carl Selig [2]" w:date="2019-11-26T17:40:00Z"/>
          <w:rPrChange w:id="261" w:author="Carl Selig [2]" w:date="2019-11-26T17:40:00Z">
            <w:rPr>
              <w:ins w:id="262" w:author="Carl Selig [2]" w:date="2019-11-26T17:40:00Z"/>
              <w:rFonts w:ascii="Trebuchet MS" w:hAnsi="Trebuchet MS"/>
            </w:rPr>
          </w:rPrChange>
        </w:rPr>
        <w:pPrChange w:id="263" w:author="Carl Selig [2]" w:date="2019-11-26T17:40:00Z">
          <w:pPr>
            <w:jc w:val="both"/>
          </w:pPr>
        </w:pPrChange>
      </w:pPr>
    </w:p>
    <w:p w14:paraId="152E3E62" w14:textId="768F14BD" w:rsidR="002549E9" w:rsidRDefault="002549E9">
      <w:pPr>
        <w:rPr>
          <w:ins w:id="264" w:author="Carl Selig [2]" w:date="2019-11-26T17:51:00Z"/>
          <w:rFonts w:ascii="Trebuchet MS" w:eastAsiaTheme="majorEastAsia" w:hAnsi="Trebuchet MS" w:cstheme="majorBidi"/>
          <w:sz w:val="26"/>
          <w:szCs w:val="26"/>
        </w:rPr>
      </w:pPr>
      <w:ins w:id="265" w:author="Carl Selig [2]" w:date="2019-11-26T17:51:00Z">
        <w:r>
          <w:br w:type="page"/>
        </w:r>
      </w:ins>
    </w:p>
    <w:p w14:paraId="4D3646AB" w14:textId="5AE4C389" w:rsidR="00BA5933" w:rsidRDefault="00BA5933" w:rsidP="001F312A">
      <w:pPr>
        <w:pStyle w:val="Heading2"/>
      </w:pPr>
      <w:r>
        <w:t>Risk mitigation</w:t>
      </w:r>
    </w:p>
    <w:tbl>
      <w:tblPr>
        <w:tblStyle w:val="TableGrid"/>
        <w:tblW w:w="0" w:type="auto"/>
        <w:tblLook w:val="04A0" w:firstRow="1" w:lastRow="0" w:firstColumn="1" w:lastColumn="0" w:noHBand="0" w:noVBand="1"/>
      </w:tblPr>
      <w:tblGrid>
        <w:gridCol w:w="4508"/>
        <w:gridCol w:w="4508"/>
        <w:tblGridChange w:id="266">
          <w:tblGrid>
            <w:gridCol w:w="4508"/>
            <w:gridCol w:w="4508"/>
          </w:tblGrid>
        </w:tblGridChange>
      </w:tblGrid>
      <w:tr w:rsidR="001F312A" w14:paraId="47438C35" w14:textId="77777777" w:rsidTr="001F312A">
        <w:tc>
          <w:tcPr>
            <w:tcW w:w="4508" w:type="dxa"/>
          </w:tcPr>
          <w:p w14:paraId="3641E1AB" w14:textId="77777777" w:rsidR="001F312A" w:rsidRPr="001F312A" w:rsidRDefault="001F312A" w:rsidP="001F312A">
            <w:pPr>
              <w:jc w:val="center"/>
              <w:rPr>
                <w:b/>
              </w:rPr>
            </w:pPr>
            <w:r w:rsidRPr="001F312A">
              <w:rPr>
                <w:b/>
              </w:rPr>
              <w:t>Risk</w:t>
            </w:r>
          </w:p>
        </w:tc>
        <w:tc>
          <w:tcPr>
            <w:tcW w:w="4508" w:type="dxa"/>
          </w:tcPr>
          <w:p w14:paraId="187B24E8" w14:textId="77777777" w:rsidR="001F312A" w:rsidRPr="001F312A" w:rsidRDefault="001F312A" w:rsidP="001F312A">
            <w:pPr>
              <w:jc w:val="center"/>
              <w:rPr>
                <w:b/>
              </w:rPr>
            </w:pPr>
            <w:r w:rsidRPr="001F312A">
              <w:rPr>
                <w:b/>
              </w:rPr>
              <w:t>Mitigation</w:t>
            </w:r>
          </w:p>
        </w:tc>
      </w:tr>
      <w:tr w:rsidR="001F312A" w14:paraId="5C5E679B" w14:textId="77777777" w:rsidTr="001F312A">
        <w:tc>
          <w:tcPr>
            <w:tcW w:w="4508" w:type="dxa"/>
          </w:tcPr>
          <w:p w14:paraId="0566A260" w14:textId="77777777" w:rsidR="001F312A" w:rsidRDefault="001F312A" w:rsidP="001F312A">
            <w:r>
              <w:t>Float drift cannot be reproduced.</w:t>
            </w:r>
          </w:p>
        </w:tc>
        <w:tc>
          <w:tcPr>
            <w:tcW w:w="4508" w:type="dxa"/>
          </w:tcPr>
          <w:p w14:paraId="4D6FFD8A" w14:textId="77777777" w:rsidR="001F312A" w:rsidRDefault="001F312A" w:rsidP="001F312A">
            <w:proofErr w:type="spellStart"/>
            <w:r>
              <w:t>Dr.</w:t>
            </w:r>
            <w:proofErr w:type="spellEnd"/>
            <w:r>
              <w:t xml:space="preserve"> Hillis has agreed to share his original code in this scenario so that a comparative study can be done.</w:t>
            </w:r>
          </w:p>
        </w:tc>
      </w:tr>
      <w:tr w:rsidR="001F312A" w14:paraId="193FCF1F" w14:textId="77777777" w:rsidTr="001F312A">
        <w:tc>
          <w:tcPr>
            <w:tcW w:w="4508" w:type="dxa"/>
          </w:tcPr>
          <w:p w14:paraId="2CB9824C" w14:textId="77777777" w:rsidR="001F312A" w:rsidRDefault="007A5706" w:rsidP="001F312A">
            <w:r>
              <w:t xml:space="preserve">No solution </w:t>
            </w:r>
            <w:r w:rsidR="00464409">
              <w:t xml:space="preserve">to the drift problem, even partial, </w:t>
            </w:r>
            <w:r>
              <w:t>can be found</w:t>
            </w:r>
            <w:r w:rsidR="00464409">
              <w:t>.</w:t>
            </w:r>
          </w:p>
        </w:tc>
        <w:tc>
          <w:tcPr>
            <w:tcW w:w="4508" w:type="dxa"/>
          </w:tcPr>
          <w:p w14:paraId="63C8610B" w14:textId="106D10E2" w:rsidR="001F312A" w:rsidRDefault="007A5706" w:rsidP="001F312A">
            <w:r>
              <w:t>There are two alternat</w:t>
            </w:r>
            <w:r w:rsidR="00076DFA">
              <w:t>ive</w:t>
            </w:r>
            <w:bookmarkStart w:id="267" w:name="_GoBack"/>
            <w:bookmarkEnd w:id="267"/>
            <w:r>
              <w:t xml:space="preserve"> topics that can produce useful research. The Simple and Effective control strategy could be modified with a positional control loop, or </w:t>
            </w:r>
            <w:r w:rsidR="003956D6">
              <w:t xml:space="preserve">alternate control strategies can be evaluated, adding to the work performed in </w:t>
            </w:r>
            <w:sdt>
              <w:sdtPr>
                <w:id w:val="1002935433"/>
                <w:citation/>
              </w:sdtPr>
              <w:sdtEndPr/>
              <w:sdtContent>
                <w:r w:rsidR="003956D6">
                  <w:fldChar w:fldCharType="begin"/>
                </w:r>
                <w:r w:rsidR="003956D6">
                  <w:instrText xml:space="preserve"> CITATION AJH \l 2057 </w:instrText>
                </w:r>
                <w:r w:rsidR="003956D6">
                  <w:fldChar w:fldCharType="separate"/>
                </w:r>
                <w:r w:rsidR="001F4F9D" w:rsidRPr="001F4F9D">
                  <w:rPr>
                    <w:noProof/>
                  </w:rPr>
                  <w:t>(Hillis, To Appear)</w:t>
                </w:r>
                <w:r w:rsidR="003956D6">
                  <w:fldChar w:fldCharType="end"/>
                </w:r>
              </w:sdtContent>
            </w:sdt>
          </w:p>
        </w:tc>
      </w:tr>
      <w:tr w:rsidR="00FB21CF" w14:paraId="71118D41" w14:textId="77777777" w:rsidTr="001F312A">
        <w:tc>
          <w:tcPr>
            <w:tcW w:w="4508" w:type="dxa"/>
          </w:tcPr>
          <w:p w14:paraId="3FF98FDC" w14:textId="77777777" w:rsidR="00FB21CF" w:rsidRDefault="00FB21CF" w:rsidP="001F312A">
            <w:r>
              <w:t>Significant project drift</w:t>
            </w:r>
          </w:p>
        </w:tc>
        <w:tc>
          <w:tcPr>
            <w:tcW w:w="4508" w:type="dxa"/>
          </w:tcPr>
          <w:p w14:paraId="6410BC38" w14:textId="77777777" w:rsidR="00FB21CF" w:rsidRDefault="00FB21CF" w:rsidP="001F312A">
            <w:r>
              <w:t>Routine meetings and self-evaluation will help identify this problem early, at which point a revised timescale can be implemented.</w:t>
            </w:r>
          </w:p>
        </w:tc>
      </w:tr>
      <w:tr w:rsidR="00896794" w14:paraId="5F725EB3" w14:textId="77777777" w:rsidTr="001F312A">
        <w:tc>
          <w:tcPr>
            <w:tcW w:w="4508" w:type="dxa"/>
          </w:tcPr>
          <w:p w14:paraId="4964D972" w14:textId="77777777" w:rsidR="00896794" w:rsidRDefault="00896794" w:rsidP="001F312A">
            <w:r>
              <w:t>Loss of work</w:t>
            </w:r>
          </w:p>
        </w:tc>
        <w:tc>
          <w:tcPr>
            <w:tcW w:w="4508" w:type="dxa"/>
          </w:tcPr>
          <w:p w14:paraId="3CF6B45E" w14:textId="77777777" w:rsidR="00896794" w:rsidRDefault="00896794" w:rsidP="001F312A">
            <w:r>
              <w:t>Backups will be made throughout the project which will be stored on a USB, on the university servers, and on GitHub.</w:t>
            </w:r>
          </w:p>
        </w:tc>
      </w:tr>
      <w:tr w:rsidR="00070DD7" w14:paraId="722E5489" w14:textId="77777777" w:rsidTr="00B22967">
        <w:tblPrEx>
          <w:tblW w:w="0" w:type="auto"/>
          <w:tblPrExChange w:id="268" w:author="Carl Selig [2]" w:date="2019-11-26T17:14:00Z">
            <w:tblPrEx>
              <w:tblW w:w="0" w:type="auto"/>
            </w:tblPrEx>
          </w:tblPrExChange>
        </w:tblPrEx>
        <w:trPr>
          <w:trHeight w:val="820"/>
        </w:trPr>
        <w:tc>
          <w:tcPr>
            <w:tcW w:w="4508" w:type="dxa"/>
            <w:tcPrChange w:id="269" w:author="Carl Selig [2]" w:date="2019-11-26T17:14:00Z">
              <w:tcPr>
                <w:tcW w:w="4508" w:type="dxa"/>
              </w:tcPr>
            </w:tcPrChange>
          </w:tcPr>
          <w:p w14:paraId="41A7F017" w14:textId="77777777" w:rsidR="00070DD7" w:rsidRDefault="00070DD7" w:rsidP="001F312A">
            <w:r>
              <w:t>Poor mental or physical health.</w:t>
            </w:r>
          </w:p>
        </w:tc>
        <w:tc>
          <w:tcPr>
            <w:tcW w:w="4508" w:type="dxa"/>
            <w:tcPrChange w:id="270" w:author="Carl Selig [2]" w:date="2019-11-26T17:14:00Z">
              <w:tcPr>
                <w:tcW w:w="4508" w:type="dxa"/>
              </w:tcPr>
            </w:tcPrChange>
          </w:tcPr>
          <w:p w14:paraId="62B26DE2" w14:textId="77777777" w:rsidR="00070DD7" w:rsidRDefault="00070DD7" w:rsidP="001F312A">
            <w:r>
              <w:t>I have health concerns for which I am receiving treatment. I will co-ordinate with Student Services and follow all medical instructions.</w:t>
            </w:r>
          </w:p>
        </w:tc>
      </w:tr>
    </w:tbl>
    <w:p w14:paraId="766DF903" w14:textId="77777777" w:rsidR="001F312A" w:rsidRPr="001F312A" w:rsidRDefault="001F312A" w:rsidP="001F312A"/>
    <w:sdt>
      <w:sdtPr>
        <w:rPr>
          <w:rFonts w:ascii="Modern No. 20" w:eastAsiaTheme="minorHAnsi" w:hAnsi="Modern No. 20" w:cstheme="minorBidi"/>
          <w:sz w:val="22"/>
          <w:szCs w:val="22"/>
          <w:lang w:val="en-GB"/>
        </w:rPr>
        <w:id w:val="-554544490"/>
        <w:docPartObj>
          <w:docPartGallery w:val="Bibliographies"/>
          <w:docPartUnique/>
        </w:docPartObj>
      </w:sdtPr>
      <w:sdtEndPr>
        <w:rPr>
          <w:rFonts w:ascii="Century Schoolbook" w:hAnsi="Century Schoolbook"/>
        </w:rPr>
      </w:sdtEndPr>
      <w:sdtContent>
        <w:p w14:paraId="515FD2CA" w14:textId="77777777" w:rsidR="003C5043" w:rsidRDefault="003C5043">
          <w:pPr>
            <w:pStyle w:val="Heading1"/>
            <w:rPr>
              <w:ins w:id="271" w:author="Carl Selig [2]" w:date="2019-11-26T17:53:00Z"/>
              <w:rFonts w:ascii="Modern No. 20" w:eastAsiaTheme="minorHAnsi" w:hAnsi="Modern No. 20" w:cstheme="minorBidi"/>
              <w:sz w:val="22"/>
              <w:szCs w:val="22"/>
              <w:lang w:val="en-GB"/>
            </w:rPr>
          </w:pPr>
        </w:p>
        <w:p w14:paraId="307A2310" w14:textId="77777777" w:rsidR="003C5043" w:rsidRDefault="003C5043">
          <w:pPr>
            <w:rPr>
              <w:ins w:id="272" w:author="Carl Selig [2]" w:date="2019-11-26T17:53:00Z"/>
              <w:rFonts w:ascii="Modern No. 20" w:hAnsi="Modern No. 20"/>
            </w:rPr>
          </w:pPr>
          <w:ins w:id="273" w:author="Carl Selig [2]" w:date="2019-11-26T17:53:00Z">
            <w:r>
              <w:rPr>
                <w:rFonts w:ascii="Modern No. 20" w:hAnsi="Modern No. 20"/>
              </w:rPr>
              <w:br w:type="page"/>
            </w:r>
          </w:ins>
        </w:p>
        <w:p w14:paraId="73F6E1FF" w14:textId="6426683F" w:rsidR="00955AFC" w:rsidRDefault="00955AFC">
          <w:pPr>
            <w:pStyle w:val="Heading1"/>
          </w:pPr>
          <w:r>
            <w:t>References</w:t>
          </w:r>
        </w:p>
        <w:sdt>
          <w:sdtPr>
            <w:id w:val="-573587230"/>
            <w:bibliography/>
          </w:sdtPr>
          <w:sdtEndPr/>
          <w:sdtContent>
            <w:p w14:paraId="7C1E1556" w14:textId="77777777" w:rsidR="001F4F9D" w:rsidRDefault="00955AFC" w:rsidP="001F4F9D">
              <w:pPr>
                <w:pStyle w:val="Bibliography"/>
                <w:rPr>
                  <w:noProof/>
                  <w:sz w:val="24"/>
                  <w:szCs w:val="24"/>
                  <w:lang w:val="en-US"/>
                </w:rPr>
              </w:pPr>
              <w:r>
                <w:fldChar w:fldCharType="begin"/>
              </w:r>
              <w:r>
                <w:instrText xml:space="preserve"> BIBLIOGRAPHY </w:instrText>
              </w:r>
              <w:r>
                <w:fldChar w:fldCharType="separate"/>
              </w:r>
              <w:r w:rsidR="001F4F9D">
                <w:rPr>
                  <w:noProof/>
                  <w:lang w:val="en-US"/>
                </w:rPr>
                <w:t xml:space="preserve">Abdelkhalik, O. et al., 2018. Control of three degrees-of-freedom wave energy converters using pseudo-spectral methods.. </w:t>
              </w:r>
              <w:r w:rsidR="001F4F9D">
                <w:rPr>
                  <w:i/>
                  <w:iCs/>
                  <w:noProof/>
                  <w:lang w:val="en-US"/>
                </w:rPr>
                <w:t xml:space="preserve">ASME. J. Dyn. Sys., Meas., Control, </w:t>
              </w:r>
              <w:r w:rsidR="001F4F9D">
                <w:rPr>
                  <w:noProof/>
                  <w:lang w:val="en-US"/>
                </w:rPr>
                <w:t>July, 140(7), p. 074501 (9 pages).</w:t>
              </w:r>
            </w:p>
            <w:p w14:paraId="29258C77" w14:textId="77777777" w:rsidR="001F4F9D" w:rsidRDefault="001F4F9D" w:rsidP="001F4F9D">
              <w:pPr>
                <w:pStyle w:val="Bibliography"/>
                <w:rPr>
                  <w:noProof/>
                  <w:lang w:val="en-US"/>
                </w:rPr>
              </w:pPr>
              <w:r>
                <w:rPr>
                  <w:noProof/>
                  <w:lang w:val="en-US"/>
                </w:rPr>
                <w:t xml:space="preserve">Abdelkhalik, O. et al., 2017. Multiresonant Feedback Control of a Three-Degree-of-Freedom Wave Energy Converter. </w:t>
              </w:r>
              <w:r>
                <w:rPr>
                  <w:i/>
                  <w:iCs/>
                  <w:noProof/>
                  <w:lang w:val="en-US"/>
                </w:rPr>
                <w:t xml:space="preserve">IEEE TRANSACTIONS ON SUSTAINABLE ENERGY, </w:t>
              </w:r>
              <w:r>
                <w:rPr>
                  <w:noProof/>
                  <w:lang w:val="en-US"/>
                </w:rPr>
                <w:t>October, 8(4), pp. 1518-1527.</w:t>
              </w:r>
            </w:p>
            <w:p w14:paraId="208A6D66" w14:textId="77777777" w:rsidR="001F4F9D" w:rsidRDefault="001F4F9D" w:rsidP="001F4F9D">
              <w:pPr>
                <w:pStyle w:val="Bibliography"/>
                <w:rPr>
                  <w:noProof/>
                  <w:lang w:val="en-US"/>
                </w:rPr>
              </w:pPr>
              <w:r>
                <w:rPr>
                  <w:noProof/>
                  <w:lang w:val="en-US"/>
                </w:rPr>
                <w:t xml:space="preserve">Evans, D., 1976. A theory for wave-power absorption by oscillating bodies. </w:t>
              </w:r>
              <w:r>
                <w:rPr>
                  <w:i/>
                  <w:iCs/>
                  <w:noProof/>
                  <w:lang w:val="en-US"/>
                </w:rPr>
                <w:t xml:space="preserve">Journal of Fluid Mechanics, </w:t>
              </w:r>
              <w:r>
                <w:rPr>
                  <w:noProof/>
                  <w:lang w:val="en-US"/>
                </w:rPr>
                <w:t>77(1), pp. 1-25.</w:t>
              </w:r>
            </w:p>
            <w:p w14:paraId="7993B66C" w14:textId="77777777" w:rsidR="001F4F9D" w:rsidRDefault="001F4F9D" w:rsidP="001F4F9D">
              <w:pPr>
                <w:pStyle w:val="Bibliography"/>
                <w:rPr>
                  <w:noProof/>
                  <w:lang w:val="en-US"/>
                </w:rPr>
              </w:pPr>
              <w:r>
                <w:rPr>
                  <w:noProof/>
                  <w:lang w:val="en-US"/>
                </w:rPr>
                <w:t xml:space="preserve">Evans, D., Jeffrey, D., Salter, S. &amp; Taylor, J., 1979. Submerged cylinder wave energy device: theory and experiment. </w:t>
              </w:r>
              <w:r>
                <w:rPr>
                  <w:i/>
                  <w:iCs/>
                  <w:noProof/>
                  <w:lang w:val="en-US"/>
                </w:rPr>
                <w:t xml:space="preserve">Applied Ocean Research, </w:t>
              </w:r>
              <w:r>
                <w:rPr>
                  <w:noProof/>
                  <w:lang w:val="en-US"/>
                </w:rPr>
                <w:t>1(1), pp. 1-12.</w:t>
              </w:r>
            </w:p>
            <w:p w14:paraId="32CA3B4E" w14:textId="77777777" w:rsidR="001F4F9D" w:rsidRDefault="001F4F9D" w:rsidP="001F4F9D">
              <w:pPr>
                <w:pStyle w:val="Bibliography"/>
                <w:rPr>
                  <w:noProof/>
                  <w:lang w:val="en-US"/>
                </w:rPr>
              </w:pPr>
              <w:r>
                <w:rPr>
                  <w:noProof/>
                  <w:lang w:val="en-US"/>
                </w:rPr>
                <w:t xml:space="preserve">Folley, M., 2016. </w:t>
              </w:r>
              <w:r>
                <w:rPr>
                  <w:i/>
                  <w:iCs/>
                  <w:noProof/>
                  <w:lang w:val="en-US"/>
                </w:rPr>
                <w:t xml:space="preserve">Numerical Modelling of Wave Energy Converters. </w:t>
              </w:r>
              <w:r>
                <w:rPr>
                  <w:noProof/>
                  <w:lang w:val="en-US"/>
                </w:rPr>
                <w:t>s.l.:Academic Press.</w:t>
              </w:r>
            </w:p>
            <w:p w14:paraId="1351F2BC" w14:textId="77777777" w:rsidR="001F4F9D" w:rsidRDefault="001F4F9D" w:rsidP="001F4F9D">
              <w:pPr>
                <w:pStyle w:val="Bibliography"/>
                <w:rPr>
                  <w:noProof/>
                  <w:lang w:val="en-US"/>
                </w:rPr>
              </w:pPr>
              <w:r>
                <w:rPr>
                  <w:noProof/>
                  <w:lang w:val="en-US"/>
                </w:rPr>
                <w:t xml:space="preserve">Fusco, F. &amp; Ringwood, J., 2013. A Simple and Effective Real-Time controller for Wave Energy Converters. </w:t>
              </w:r>
              <w:r>
                <w:rPr>
                  <w:i/>
                  <w:iCs/>
                  <w:noProof/>
                  <w:lang w:val="en-US"/>
                </w:rPr>
                <w:t xml:space="preserve">IEEE Transactions on Sustainable Energy, </w:t>
              </w:r>
              <w:r>
                <w:rPr>
                  <w:noProof/>
                  <w:lang w:val="en-US"/>
                </w:rPr>
                <w:t>January, 4(1), pp. 21-30.</w:t>
              </w:r>
            </w:p>
            <w:p w14:paraId="49D9D024" w14:textId="77777777" w:rsidR="001F4F9D" w:rsidRDefault="001F4F9D" w:rsidP="001F4F9D">
              <w:pPr>
                <w:pStyle w:val="Bibliography"/>
                <w:rPr>
                  <w:noProof/>
                  <w:lang w:val="en-US"/>
                </w:rPr>
              </w:pPr>
              <w:r>
                <w:rPr>
                  <w:noProof/>
                  <w:lang w:val="en-US"/>
                </w:rPr>
                <w:t xml:space="preserve">Gorinevsky, D., 2005. </w:t>
              </w:r>
              <w:r>
                <w:rPr>
                  <w:i/>
                  <w:iCs/>
                  <w:noProof/>
                  <w:lang w:val="en-US"/>
                </w:rPr>
                <w:t xml:space="preserve">EE392m: Control Engineering in Industry. </w:t>
              </w:r>
              <w:r>
                <w:rPr>
                  <w:noProof/>
                  <w:lang w:val="en-US"/>
                </w:rPr>
                <w:t xml:space="preserve">[Online] </w:t>
              </w:r>
              <w:r>
                <w:rPr>
                  <w:noProof/>
                  <w:lang w:val="en-US"/>
                </w:rPr>
                <w:br/>
                <w:t xml:space="preserve">Available at: </w:t>
              </w:r>
              <w:r>
                <w:rPr>
                  <w:noProof/>
                  <w:u w:val="single"/>
                  <w:lang w:val="en-US"/>
                </w:rPr>
                <w:t>https://web.stanford.edu/class/archive/ee/ee392m/ee392m.1056/</w:t>
              </w:r>
              <w:r>
                <w:rPr>
                  <w:noProof/>
                  <w:lang w:val="en-US"/>
                </w:rPr>
                <w:br/>
                <w:t>[Accessed 26 November 2019].</w:t>
              </w:r>
            </w:p>
            <w:p w14:paraId="4412D79C" w14:textId="77777777" w:rsidR="001F4F9D" w:rsidRDefault="001F4F9D" w:rsidP="001F4F9D">
              <w:pPr>
                <w:pStyle w:val="Bibliography"/>
                <w:rPr>
                  <w:noProof/>
                  <w:lang w:val="en-US"/>
                </w:rPr>
              </w:pPr>
              <w:r>
                <w:rPr>
                  <w:noProof/>
                  <w:lang w:val="en-US"/>
                </w:rPr>
                <w:t xml:space="preserve">Hillis, A. J. et al., To Appear. Active control for multi-degree-of-freedom wave energy converters with load limiting. </w:t>
              </w:r>
            </w:p>
            <w:p w14:paraId="21E6500B" w14:textId="77777777" w:rsidR="001F4F9D" w:rsidRDefault="001F4F9D" w:rsidP="001F4F9D">
              <w:pPr>
                <w:pStyle w:val="Bibliography"/>
                <w:rPr>
                  <w:noProof/>
                  <w:lang w:val="en-US"/>
                </w:rPr>
              </w:pPr>
              <w:r>
                <w:rPr>
                  <w:noProof/>
                  <w:lang w:val="en-US"/>
                </w:rPr>
                <w:t xml:space="preserve">Hillis, A., To Appear. </w:t>
              </w:r>
              <w:r>
                <w:rPr>
                  <w:i/>
                  <w:iCs/>
                  <w:noProof/>
                  <w:lang w:val="en-US"/>
                </w:rPr>
                <w:t xml:space="preserve">The impact of modelling and prediction errors on the performance of optimally controlled multi-DOF wave energy converters, </w:t>
              </w:r>
              <w:r>
                <w:rPr>
                  <w:noProof/>
                  <w:lang w:val="en-US"/>
                </w:rPr>
                <w:t>Bath: s.n.</w:t>
              </w:r>
            </w:p>
            <w:p w14:paraId="1B997DB4" w14:textId="77777777" w:rsidR="001F4F9D" w:rsidRDefault="001F4F9D" w:rsidP="001F4F9D">
              <w:pPr>
                <w:pStyle w:val="Bibliography"/>
                <w:rPr>
                  <w:noProof/>
                  <w:lang w:val="en-US"/>
                </w:rPr>
              </w:pPr>
              <w:r>
                <w:rPr>
                  <w:noProof/>
                  <w:lang w:val="en-US"/>
                </w:rPr>
                <w:t xml:space="preserve">Marine Power Systems, 2019. </w:t>
              </w:r>
              <w:r>
                <w:rPr>
                  <w:i/>
                  <w:iCs/>
                  <w:noProof/>
                  <w:lang w:val="en-US"/>
                </w:rPr>
                <w:t xml:space="preserve">Wave Sub. </w:t>
              </w:r>
              <w:r>
                <w:rPr>
                  <w:noProof/>
                  <w:lang w:val="en-US"/>
                </w:rPr>
                <w:t xml:space="preserve">[Online] </w:t>
              </w:r>
              <w:r>
                <w:rPr>
                  <w:noProof/>
                  <w:lang w:val="en-US"/>
                </w:rPr>
                <w:br/>
                <w:t xml:space="preserve">Available at: </w:t>
              </w:r>
              <w:r>
                <w:rPr>
                  <w:noProof/>
                  <w:u w:val="single"/>
                  <w:lang w:val="en-US"/>
                </w:rPr>
                <w:t>https://marinepowersystems.co.uk/wavesub/</w:t>
              </w:r>
              <w:r>
                <w:rPr>
                  <w:noProof/>
                  <w:lang w:val="en-US"/>
                </w:rPr>
                <w:br/>
                <w:t>[Accessed 24 November 2019].</w:t>
              </w:r>
            </w:p>
            <w:p w14:paraId="6A7835B5" w14:textId="77777777" w:rsidR="001F4F9D" w:rsidRDefault="001F4F9D" w:rsidP="001F4F9D">
              <w:pPr>
                <w:pStyle w:val="Bibliography"/>
                <w:rPr>
                  <w:noProof/>
                  <w:lang w:val="en-US"/>
                </w:rPr>
              </w:pPr>
              <w:r>
                <w:rPr>
                  <w:noProof/>
                  <w:lang w:val="en-US"/>
                </w:rPr>
                <w:t xml:space="preserve">Merlet, J.-P., 2006. </w:t>
              </w:r>
              <w:r>
                <w:rPr>
                  <w:i/>
                  <w:iCs/>
                  <w:noProof/>
                  <w:lang w:val="en-US"/>
                </w:rPr>
                <w:t xml:space="preserve">Parallel Robots. </w:t>
              </w:r>
              <w:r>
                <w:rPr>
                  <w:noProof/>
                  <w:lang w:val="en-US"/>
                </w:rPr>
                <w:t>2 ed. s.l.:Springer Science &amp; Business Media.</w:t>
              </w:r>
            </w:p>
            <w:p w14:paraId="20B1605C" w14:textId="77777777" w:rsidR="001F4F9D" w:rsidRDefault="001F4F9D" w:rsidP="001F4F9D">
              <w:pPr>
                <w:pStyle w:val="Bibliography"/>
                <w:rPr>
                  <w:noProof/>
                  <w:lang w:val="en-US"/>
                </w:rPr>
              </w:pPr>
              <w:r>
                <w:rPr>
                  <w:noProof/>
                  <w:lang w:val="en-US"/>
                </w:rPr>
                <w:t xml:space="preserve">Nguyen, H. &amp; Tona, P., 2018. Wave Excitation Force Estimation for Wave Energy Converters of the Point-Absorber Type. </w:t>
              </w:r>
              <w:r>
                <w:rPr>
                  <w:i/>
                  <w:iCs/>
                  <w:noProof/>
                  <w:lang w:val="en-US"/>
                </w:rPr>
                <w:t xml:space="preserve">IEEE TRANSACTIONS ON CONTROL SYSTEMS TECHNOLOGY, </w:t>
              </w:r>
              <w:r>
                <w:rPr>
                  <w:noProof/>
                  <w:lang w:val="en-US"/>
                </w:rPr>
                <w:t>26(6), pp. 2173-2181.</w:t>
              </w:r>
            </w:p>
            <w:p w14:paraId="4FCA69B6" w14:textId="77777777" w:rsidR="001F4F9D" w:rsidRDefault="001F4F9D" w:rsidP="001F4F9D">
              <w:pPr>
                <w:pStyle w:val="Bibliography"/>
                <w:rPr>
                  <w:noProof/>
                  <w:lang w:val="en-US"/>
                </w:rPr>
              </w:pPr>
              <w:r>
                <w:rPr>
                  <w:noProof/>
                  <w:lang w:val="en-US"/>
                </w:rPr>
                <w:t xml:space="preserve">Salter, S., 1974. Wave Power. </w:t>
              </w:r>
              <w:r>
                <w:rPr>
                  <w:i/>
                  <w:iCs/>
                  <w:noProof/>
                  <w:lang w:val="en-US"/>
                </w:rPr>
                <w:t xml:space="preserve">Nature, </w:t>
              </w:r>
              <w:r>
                <w:rPr>
                  <w:noProof/>
                  <w:lang w:val="en-US"/>
                </w:rPr>
                <w:t>Volume 249, p. 720 724.</w:t>
              </w:r>
            </w:p>
            <w:p w14:paraId="23463F1D" w14:textId="77777777" w:rsidR="001F4F9D" w:rsidRDefault="001F4F9D" w:rsidP="001F4F9D">
              <w:pPr>
                <w:pStyle w:val="Bibliography"/>
                <w:rPr>
                  <w:noProof/>
                  <w:lang w:val="en-US"/>
                </w:rPr>
              </w:pPr>
              <w:r>
                <w:rPr>
                  <w:noProof/>
                  <w:lang w:val="en-US"/>
                </w:rPr>
                <w:t xml:space="preserve">Salter, S., 2016. Wave energy: Nostalgic Ramblings, future hopes and heretical suggestions. </w:t>
              </w:r>
              <w:r>
                <w:rPr>
                  <w:i/>
                  <w:iCs/>
                  <w:noProof/>
                  <w:lang w:val="en-US"/>
                </w:rPr>
                <w:t xml:space="preserve">J. Ocean Eng. Mar. Energy, </w:t>
              </w:r>
              <w:r>
                <w:rPr>
                  <w:noProof/>
                  <w:lang w:val="en-US"/>
                </w:rPr>
                <w:t>2(4), pp. 399-428.</w:t>
              </w:r>
            </w:p>
            <w:p w14:paraId="58F006C3" w14:textId="77777777" w:rsidR="001F4F9D" w:rsidRDefault="001F4F9D" w:rsidP="001F4F9D">
              <w:pPr>
                <w:pStyle w:val="Bibliography"/>
                <w:rPr>
                  <w:noProof/>
                  <w:lang w:val="en-US"/>
                </w:rPr>
              </w:pPr>
              <w:r>
                <w:rPr>
                  <w:noProof/>
                  <w:lang w:val="en-US"/>
                </w:rPr>
                <w:t xml:space="preserve">Selig, J., 2005. </w:t>
              </w:r>
              <w:r>
                <w:rPr>
                  <w:i/>
                  <w:iCs/>
                  <w:noProof/>
                  <w:lang w:val="en-US"/>
                </w:rPr>
                <w:t xml:space="preserve">Geometric Fundamentals of Robotics. </w:t>
              </w:r>
              <w:r>
                <w:rPr>
                  <w:noProof/>
                  <w:lang w:val="en-US"/>
                </w:rPr>
                <w:t>2 ed. New York: Springer-Verlag.</w:t>
              </w:r>
            </w:p>
            <w:p w14:paraId="0B404EC5" w14:textId="77777777" w:rsidR="001F4F9D" w:rsidRDefault="001F4F9D" w:rsidP="001F4F9D">
              <w:pPr>
                <w:pStyle w:val="Bibliography"/>
                <w:rPr>
                  <w:noProof/>
                  <w:lang w:val="en-US"/>
                </w:rPr>
              </w:pPr>
              <w:r>
                <w:rPr>
                  <w:noProof/>
                  <w:lang w:val="en-US"/>
                </w:rPr>
                <w:t xml:space="preserve">The European Marine Energy Center Ltd., 2019. </w:t>
              </w:r>
              <w:r>
                <w:rPr>
                  <w:i/>
                  <w:iCs/>
                  <w:noProof/>
                  <w:lang w:val="en-US"/>
                </w:rPr>
                <w:t xml:space="preserve">Wave Clients. </w:t>
              </w:r>
              <w:r>
                <w:rPr>
                  <w:noProof/>
                  <w:lang w:val="en-US"/>
                </w:rPr>
                <w:t xml:space="preserve">[Online] </w:t>
              </w:r>
              <w:r>
                <w:rPr>
                  <w:noProof/>
                  <w:lang w:val="en-US"/>
                </w:rPr>
                <w:br/>
                <w:t xml:space="preserve">Available at: </w:t>
              </w:r>
              <w:r>
                <w:rPr>
                  <w:noProof/>
                  <w:u w:val="single"/>
                  <w:lang w:val="en-US"/>
                </w:rPr>
                <w:t>http://www.emec.org.uk/about-us/wave-clients/</w:t>
              </w:r>
              <w:r>
                <w:rPr>
                  <w:noProof/>
                  <w:lang w:val="en-US"/>
                </w:rPr>
                <w:br/>
                <w:t>[Accessed 11 November 2019].</w:t>
              </w:r>
            </w:p>
            <w:p w14:paraId="0B391FA6" w14:textId="77777777" w:rsidR="00955AFC" w:rsidRDefault="00955AFC" w:rsidP="001F4F9D">
              <w:r>
                <w:rPr>
                  <w:b/>
                  <w:bCs/>
                  <w:noProof/>
                </w:rPr>
                <w:fldChar w:fldCharType="end"/>
              </w:r>
            </w:p>
          </w:sdtContent>
        </w:sdt>
      </w:sdtContent>
    </w:sdt>
    <w:p w14:paraId="297FE05F" w14:textId="77777777" w:rsidR="00955AFC" w:rsidRPr="00955AFC" w:rsidRDefault="00955AFC" w:rsidP="006E704F">
      <w:pPr>
        <w:spacing w:after="0"/>
        <w:rPr>
          <w:rFonts w:ascii="Trebuchet MS" w:hAnsi="Trebuchet MS"/>
        </w:rPr>
      </w:pPr>
    </w:p>
    <w:sectPr w:rsidR="00955AFC" w:rsidRPr="00955AFC" w:rsidSect="006E70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4" w:author="Andrew Hillis" w:date="2019-11-26T09:13:00Z" w:initials="AH">
    <w:p w14:paraId="2131ECB1" w14:textId="77777777" w:rsidR="00F55828" w:rsidRDefault="00F55828">
      <w:pPr>
        <w:pStyle w:val="CommentText"/>
      </w:pPr>
      <w:r>
        <w:rPr>
          <w:rStyle w:val="CommentReference"/>
        </w:rPr>
        <w:annotationRef/>
      </w:r>
      <w:r>
        <w:t xml:space="preserve">Needs to be defined and described – </w:t>
      </w:r>
      <w:proofErr w:type="spellStart"/>
      <w:r>
        <w:t>ie</w:t>
      </w:r>
      <w:proofErr w:type="spellEnd"/>
      <w:r>
        <w:t xml:space="preserve"> why is this a benchmark?</w:t>
      </w:r>
    </w:p>
  </w:comment>
  <w:comment w:id="113" w:author="Andrew Hillis" w:date="2019-11-26T09:15:00Z" w:initials="AH">
    <w:p w14:paraId="1351FCD3" w14:textId="77777777" w:rsidR="00A92613" w:rsidRDefault="00A92613">
      <w:pPr>
        <w:pStyle w:val="CommentText"/>
      </w:pPr>
      <w:r>
        <w:rPr>
          <w:rStyle w:val="CommentReference"/>
        </w:rPr>
        <w:annotationRef/>
      </w:r>
      <w:r>
        <w:t>This statement relates specifically to the use of IMC as the velocity control loop. EWTEC 2019 paper is simple and effective with an alternative tracking control which does not drift.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31ECB1" w15:done="0"/>
  <w15:commentEx w15:paraId="1351FCD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31ECB1" w16cid:durableId="2187D0AA"/>
  <w16cid:commentId w16cid:paraId="1351FCD3" w16cid:durableId="2187D0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874733" w14:textId="77777777" w:rsidR="00835D9C" w:rsidRDefault="00835D9C" w:rsidP="006E704F">
      <w:pPr>
        <w:spacing w:after="0" w:line="240" w:lineRule="auto"/>
      </w:pPr>
      <w:r>
        <w:separator/>
      </w:r>
    </w:p>
  </w:endnote>
  <w:endnote w:type="continuationSeparator" w:id="0">
    <w:p w14:paraId="39419F93" w14:textId="77777777" w:rsidR="00835D9C" w:rsidRDefault="00835D9C" w:rsidP="006E70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odern No. 20">
    <w:panose1 w:val="0207070407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652D8" w14:textId="77777777" w:rsidR="00835D9C" w:rsidRDefault="00835D9C" w:rsidP="006E704F">
      <w:pPr>
        <w:spacing w:after="0" w:line="240" w:lineRule="auto"/>
      </w:pPr>
      <w:r>
        <w:separator/>
      </w:r>
    </w:p>
  </w:footnote>
  <w:footnote w:type="continuationSeparator" w:id="0">
    <w:p w14:paraId="13901BDA" w14:textId="77777777" w:rsidR="00835D9C" w:rsidRDefault="00835D9C" w:rsidP="006E70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E5BCA"/>
    <w:multiLevelType w:val="hybridMultilevel"/>
    <w:tmpl w:val="4110938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3D3751"/>
    <w:multiLevelType w:val="hybridMultilevel"/>
    <w:tmpl w:val="AC4C5F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C4454C"/>
    <w:multiLevelType w:val="hybridMultilevel"/>
    <w:tmpl w:val="8320EA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3C17EF"/>
    <w:multiLevelType w:val="hybridMultilevel"/>
    <w:tmpl w:val="731A4D9E"/>
    <w:lvl w:ilvl="0" w:tplc="80081A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643E66D2"/>
    <w:multiLevelType w:val="hybridMultilevel"/>
    <w:tmpl w:val="8C8E89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EF6153"/>
    <w:multiLevelType w:val="hybridMultilevel"/>
    <w:tmpl w:val="02C828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7D0789"/>
    <w:multiLevelType w:val="hybridMultilevel"/>
    <w:tmpl w:val="4F1A3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5"/>
  </w:num>
  <w:num w:numId="5">
    <w:abstractNumId w:val="2"/>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 Selig">
    <w15:presenceInfo w15:providerId="AD" w15:userId="S-1-5-21-1078081533-789336058-839522115-182952"/>
  </w15:person>
  <w15:person w15:author="Andrew Hillis">
    <w15:presenceInfo w15:providerId="AD" w15:userId="S-1-5-21-1078081533-789336058-839522115-78735"/>
  </w15:person>
  <w15:person w15:author="Carl Selig [2]">
    <w15:presenceInfo w15:providerId="AD" w15:userId="S::cs756@bath.ac.uk::ff93fafd-df37-4e2d-b9f9-dabe839bcd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revisionView w:markup="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685"/>
    <w:rsid w:val="000012CF"/>
    <w:rsid w:val="00014007"/>
    <w:rsid w:val="0001430C"/>
    <w:rsid w:val="00035685"/>
    <w:rsid w:val="00041553"/>
    <w:rsid w:val="0004453E"/>
    <w:rsid w:val="00070DD7"/>
    <w:rsid w:val="00076DFA"/>
    <w:rsid w:val="000B3351"/>
    <w:rsid w:val="000C1BC9"/>
    <w:rsid w:val="000C5FD1"/>
    <w:rsid w:val="000F714C"/>
    <w:rsid w:val="00113EB5"/>
    <w:rsid w:val="0013557D"/>
    <w:rsid w:val="001375E2"/>
    <w:rsid w:val="00150A54"/>
    <w:rsid w:val="00155185"/>
    <w:rsid w:val="00155AC6"/>
    <w:rsid w:val="00156A61"/>
    <w:rsid w:val="00191EFC"/>
    <w:rsid w:val="001B21CF"/>
    <w:rsid w:val="001B54FA"/>
    <w:rsid w:val="001B5625"/>
    <w:rsid w:val="001C0A77"/>
    <w:rsid w:val="001C2C06"/>
    <w:rsid w:val="001D66E7"/>
    <w:rsid w:val="001E7498"/>
    <w:rsid w:val="001F312A"/>
    <w:rsid w:val="001F4F9D"/>
    <w:rsid w:val="001F6061"/>
    <w:rsid w:val="00201C1D"/>
    <w:rsid w:val="0021008D"/>
    <w:rsid w:val="00232291"/>
    <w:rsid w:val="0023260C"/>
    <w:rsid w:val="0023715D"/>
    <w:rsid w:val="002453C0"/>
    <w:rsid w:val="00251A97"/>
    <w:rsid w:val="002549E9"/>
    <w:rsid w:val="002A4708"/>
    <w:rsid w:val="002A4C64"/>
    <w:rsid w:val="002C6101"/>
    <w:rsid w:val="002E7B12"/>
    <w:rsid w:val="00317E2A"/>
    <w:rsid w:val="00327CF2"/>
    <w:rsid w:val="00343A9A"/>
    <w:rsid w:val="00344FCB"/>
    <w:rsid w:val="00353F75"/>
    <w:rsid w:val="00357A48"/>
    <w:rsid w:val="00367241"/>
    <w:rsid w:val="00367F98"/>
    <w:rsid w:val="0037647C"/>
    <w:rsid w:val="00380087"/>
    <w:rsid w:val="00390A10"/>
    <w:rsid w:val="00390E0C"/>
    <w:rsid w:val="003956D6"/>
    <w:rsid w:val="003B5F34"/>
    <w:rsid w:val="003C060F"/>
    <w:rsid w:val="003C31F7"/>
    <w:rsid w:val="003C5043"/>
    <w:rsid w:val="003E5968"/>
    <w:rsid w:val="0041729D"/>
    <w:rsid w:val="004220B0"/>
    <w:rsid w:val="004615DA"/>
    <w:rsid w:val="00462EA0"/>
    <w:rsid w:val="00464409"/>
    <w:rsid w:val="004714DC"/>
    <w:rsid w:val="004A048C"/>
    <w:rsid w:val="004B3A6A"/>
    <w:rsid w:val="004C5D68"/>
    <w:rsid w:val="004E09B7"/>
    <w:rsid w:val="005026E1"/>
    <w:rsid w:val="00511F08"/>
    <w:rsid w:val="00513C1F"/>
    <w:rsid w:val="0053695D"/>
    <w:rsid w:val="00536BA2"/>
    <w:rsid w:val="00561CF9"/>
    <w:rsid w:val="00580C45"/>
    <w:rsid w:val="00586E76"/>
    <w:rsid w:val="0059089C"/>
    <w:rsid w:val="005B0BD2"/>
    <w:rsid w:val="005B5B65"/>
    <w:rsid w:val="005D6B72"/>
    <w:rsid w:val="005E3DB3"/>
    <w:rsid w:val="006166A8"/>
    <w:rsid w:val="006420A8"/>
    <w:rsid w:val="00655499"/>
    <w:rsid w:val="00692804"/>
    <w:rsid w:val="006D484E"/>
    <w:rsid w:val="006E704F"/>
    <w:rsid w:val="00701355"/>
    <w:rsid w:val="007127E6"/>
    <w:rsid w:val="00733527"/>
    <w:rsid w:val="0077181D"/>
    <w:rsid w:val="00773FB3"/>
    <w:rsid w:val="007A2F43"/>
    <w:rsid w:val="007A5706"/>
    <w:rsid w:val="007B1402"/>
    <w:rsid w:val="007C4528"/>
    <w:rsid w:val="007D2428"/>
    <w:rsid w:val="007E202F"/>
    <w:rsid w:val="007E3D62"/>
    <w:rsid w:val="00806632"/>
    <w:rsid w:val="00820787"/>
    <w:rsid w:val="00821AC9"/>
    <w:rsid w:val="00835D9C"/>
    <w:rsid w:val="008360A6"/>
    <w:rsid w:val="00845D8C"/>
    <w:rsid w:val="008564F5"/>
    <w:rsid w:val="00856B72"/>
    <w:rsid w:val="00896794"/>
    <w:rsid w:val="008E1434"/>
    <w:rsid w:val="008F46C4"/>
    <w:rsid w:val="00912504"/>
    <w:rsid w:val="0091318E"/>
    <w:rsid w:val="00913B53"/>
    <w:rsid w:val="00917FCA"/>
    <w:rsid w:val="00921BA2"/>
    <w:rsid w:val="00923F90"/>
    <w:rsid w:val="00955AFC"/>
    <w:rsid w:val="00976343"/>
    <w:rsid w:val="009775DB"/>
    <w:rsid w:val="009849AC"/>
    <w:rsid w:val="009B0BEA"/>
    <w:rsid w:val="009D3916"/>
    <w:rsid w:val="00A1092D"/>
    <w:rsid w:val="00A429C5"/>
    <w:rsid w:val="00A74504"/>
    <w:rsid w:val="00A92613"/>
    <w:rsid w:val="00A94E94"/>
    <w:rsid w:val="00A95A2E"/>
    <w:rsid w:val="00AB1877"/>
    <w:rsid w:val="00AD59C0"/>
    <w:rsid w:val="00B07FB2"/>
    <w:rsid w:val="00B133E1"/>
    <w:rsid w:val="00B22967"/>
    <w:rsid w:val="00B4228F"/>
    <w:rsid w:val="00B65936"/>
    <w:rsid w:val="00B84C3F"/>
    <w:rsid w:val="00B926FB"/>
    <w:rsid w:val="00BA5298"/>
    <w:rsid w:val="00BA5933"/>
    <w:rsid w:val="00BC4C74"/>
    <w:rsid w:val="00BD12CE"/>
    <w:rsid w:val="00BF3A11"/>
    <w:rsid w:val="00BF42F0"/>
    <w:rsid w:val="00C01BF2"/>
    <w:rsid w:val="00C0559F"/>
    <w:rsid w:val="00C376BB"/>
    <w:rsid w:val="00C410C6"/>
    <w:rsid w:val="00C41381"/>
    <w:rsid w:val="00C82E07"/>
    <w:rsid w:val="00C87988"/>
    <w:rsid w:val="00CA6A1F"/>
    <w:rsid w:val="00CB413D"/>
    <w:rsid w:val="00CC546E"/>
    <w:rsid w:val="00CD0D9A"/>
    <w:rsid w:val="00CE1A00"/>
    <w:rsid w:val="00D03DBB"/>
    <w:rsid w:val="00D06423"/>
    <w:rsid w:val="00D10162"/>
    <w:rsid w:val="00D2730D"/>
    <w:rsid w:val="00D37E95"/>
    <w:rsid w:val="00D64603"/>
    <w:rsid w:val="00D768EF"/>
    <w:rsid w:val="00D80B93"/>
    <w:rsid w:val="00D937B6"/>
    <w:rsid w:val="00D96D92"/>
    <w:rsid w:val="00DC20E6"/>
    <w:rsid w:val="00DD1D6B"/>
    <w:rsid w:val="00DD549F"/>
    <w:rsid w:val="00E03A3E"/>
    <w:rsid w:val="00E1499F"/>
    <w:rsid w:val="00E25136"/>
    <w:rsid w:val="00E3266C"/>
    <w:rsid w:val="00E41C7F"/>
    <w:rsid w:val="00E541FA"/>
    <w:rsid w:val="00E549E1"/>
    <w:rsid w:val="00E86A14"/>
    <w:rsid w:val="00E94165"/>
    <w:rsid w:val="00EA2E33"/>
    <w:rsid w:val="00EB058A"/>
    <w:rsid w:val="00EB285A"/>
    <w:rsid w:val="00EB3B7E"/>
    <w:rsid w:val="00ED572C"/>
    <w:rsid w:val="00EE26FB"/>
    <w:rsid w:val="00EE71F7"/>
    <w:rsid w:val="00F10B07"/>
    <w:rsid w:val="00F134F0"/>
    <w:rsid w:val="00F242E7"/>
    <w:rsid w:val="00F55828"/>
    <w:rsid w:val="00F61C4E"/>
    <w:rsid w:val="00F973FD"/>
    <w:rsid w:val="00FB21CF"/>
    <w:rsid w:val="00FC52DC"/>
    <w:rsid w:val="00FD0640"/>
    <w:rsid w:val="00FE6F37"/>
    <w:rsid w:val="00FF03EE"/>
    <w:rsid w:val="00FF1278"/>
    <w:rsid w:val="00FF4BCA"/>
    <w:rsid w:val="00FF55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2000398"/>
  <w15:chartTrackingRefBased/>
  <w15:docId w15:val="{6FE38F88-E6A1-4C84-9D59-C894C68E4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52DC"/>
    <w:rPr>
      <w:rFonts w:ascii="Century Schoolbook" w:hAnsi="Century Schoolbook"/>
    </w:rPr>
  </w:style>
  <w:style w:type="paragraph" w:styleId="Heading1">
    <w:name w:val="heading 1"/>
    <w:basedOn w:val="Normal"/>
    <w:next w:val="Normal"/>
    <w:link w:val="Heading1Char"/>
    <w:uiPriority w:val="9"/>
    <w:qFormat/>
    <w:rsid w:val="00955AFC"/>
    <w:pPr>
      <w:keepNext/>
      <w:keepLines/>
      <w:spacing w:before="240" w:after="0"/>
      <w:outlineLvl w:val="0"/>
    </w:pPr>
    <w:rPr>
      <w:rFonts w:ascii="Trebuchet MS" w:eastAsiaTheme="majorEastAsia" w:hAnsi="Trebuchet MS" w:cstheme="majorBidi"/>
      <w:sz w:val="32"/>
      <w:szCs w:val="32"/>
      <w:lang w:val="en-US"/>
    </w:rPr>
  </w:style>
  <w:style w:type="paragraph" w:styleId="Heading2">
    <w:name w:val="heading 2"/>
    <w:basedOn w:val="Normal"/>
    <w:next w:val="Normal"/>
    <w:link w:val="Heading2Char"/>
    <w:uiPriority w:val="9"/>
    <w:unhideWhenUsed/>
    <w:qFormat/>
    <w:rsid w:val="00955AFC"/>
    <w:pPr>
      <w:keepNext/>
      <w:keepLines/>
      <w:spacing w:before="40" w:after="0"/>
      <w:outlineLvl w:val="1"/>
    </w:pPr>
    <w:rPr>
      <w:rFonts w:ascii="Trebuchet MS" w:eastAsiaTheme="majorEastAsia" w:hAnsi="Trebuchet MS"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7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E704F"/>
  </w:style>
  <w:style w:type="paragraph" w:styleId="Footer">
    <w:name w:val="footer"/>
    <w:basedOn w:val="Normal"/>
    <w:link w:val="FooterChar"/>
    <w:uiPriority w:val="99"/>
    <w:unhideWhenUsed/>
    <w:rsid w:val="006E7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E704F"/>
  </w:style>
  <w:style w:type="paragraph" w:styleId="NoSpacing">
    <w:name w:val="No Spacing"/>
    <w:link w:val="NoSpacingChar"/>
    <w:uiPriority w:val="1"/>
    <w:qFormat/>
    <w:rsid w:val="006E704F"/>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E704F"/>
    <w:rPr>
      <w:rFonts w:eastAsiaTheme="minorEastAsia"/>
      <w:lang w:val="en-US"/>
    </w:rPr>
  </w:style>
  <w:style w:type="character" w:customStyle="1" w:styleId="Heading1Char">
    <w:name w:val="Heading 1 Char"/>
    <w:basedOn w:val="DefaultParagraphFont"/>
    <w:link w:val="Heading1"/>
    <w:uiPriority w:val="9"/>
    <w:rsid w:val="00955AFC"/>
    <w:rPr>
      <w:rFonts w:ascii="Trebuchet MS" w:eastAsiaTheme="majorEastAsia" w:hAnsi="Trebuchet MS" w:cstheme="majorBidi"/>
      <w:sz w:val="32"/>
      <w:szCs w:val="32"/>
      <w:lang w:val="en-US"/>
    </w:rPr>
  </w:style>
  <w:style w:type="paragraph" w:styleId="Bibliography">
    <w:name w:val="Bibliography"/>
    <w:basedOn w:val="Normal"/>
    <w:next w:val="Normal"/>
    <w:uiPriority w:val="37"/>
    <w:unhideWhenUsed/>
    <w:rsid w:val="00955AFC"/>
  </w:style>
  <w:style w:type="character" w:customStyle="1" w:styleId="Heading2Char">
    <w:name w:val="Heading 2 Char"/>
    <w:basedOn w:val="DefaultParagraphFont"/>
    <w:link w:val="Heading2"/>
    <w:uiPriority w:val="9"/>
    <w:rsid w:val="00955AFC"/>
    <w:rPr>
      <w:rFonts w:ascii="Trebuchet MS" w:eastAsiaTheme="majorEastAsia" w:hAnsi="Trebuchet MS" w:cstheme="majorBidi"/>
      <w:sz w:val="26"/>
      <w:szCs w:val="26"/>
    </w:rPr>
  </w:style>
  <w:style w:type="paragraph" w:styleId="ListParagraph">
    <w:name w:val="List Paragraph"/>
    <w:basedOn w:val="Normal"/>
    <w:uiPriority w:val="34"/>
    <w:qFormat/>
    <w:rsid w:val="00BF3A11"/>
    <w:pPr>
      <w:ind w:left="720"/>
      <w:contextualSpacing/>
    </w:pPr>
  </w:style>
  <w:style w:type="paragraph" w:styleId="Caption">
    <w:name w:val="caption"/>
    <w:basedOn w:val="Normal"/>
    <w:next w:val="Normal"/>
    <w:uiPriority w:val="35"/>
    <w:unhideWhenUsed/>
    <w:qFormat/>
    <w:rsid w:val="0021008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76343"/>
    <w:rPr>
      <w:color w:val="808080"/>
    </w:rPr>
  </w:style>
  <w:style w:type="paragraph" w:styleId="BalloonText">
    <w:name w:val="Balloon Text"/>
    <w:basedOn w:val="Normal"/>
    <w:link w:val="BalloonTextChar"/>
    <w:uiPriority w:val="99"/>
    <w:semiHidden/>
    <w:unhideWhenUsed/>
    <w:rsid w:val="00CE1A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1A00"/>
    <w:rPr>
      <w:rFonts w:ascii="Segoe UI" w:hAnsi="Segoe UI" w:cs="Segoe UI"/>
      <w:sz w:val="18"/>
      <w:szCs w:val="18"/>
    </w:rPr>
  </w:style>
  <w:style w:type="table" w:styleId="TableGrid">
    <w:name w:val="Table Grid"/>
    <w:basedOn w:val="TableNormal"/>
    <w:uiPriority w:val="39"/>
    <w:rsid w:val="001F3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5828"/>
    <w:rPr>
      <w:sz w:val="16"/>
      <w:szCs w:val="16"/>
    </w:rPr>
  </w:style>
  <w:style w:type="paragraph" w:styleId="CommentText">
    <w:name w:val="annotation text"/>
    <w:basedOn w:val="Normal"/>
    <w:link w:val="CommentTextChar"/>
    <w:uiPriority w:val="99"/>
    <w:semiHidden/>
    <w:unhideWhenUsed/>
    <w:rsid w:val="00F55828"/>
    <w:pPr>
      <w:spacing w:line="240" w:lineRule="auto"/>
    </w:pPr>
    <w:rPr>
      <w:sz w:val="20"/>
      <w:szCs w:val="20"/>
    </w:rPr>
  </w:style>
  <w:style w:type="character" w:customStyle="1" w:styleId="CommentTextChar">
    <w:name w:val="Comment Text Char"/>
    <w:basedOn w:val="DefaultParagraphFont"/>
    <w:link w:val="CommentText"/>
    <w:uiPriority w:val="99"/>
    <w:semiHidden/>
    <w:rsid w:val="00F55828"/>
    <w:rPr>
      <w:rFonts w:ascii="Century Schoolbook" w:hAnsi="Century Schoolbook"/>
      <w:sz w:val="20"/>
      <w:szCs w:val="20"/>
    </w:rPr>
  </w:style>
  <w:style w:type="paragraph" w:styleId="CommentSubject">
    <w:name w:val="annotation subject"/>
    <w:basedOn w:val="CommentText"/>
    <w:next w:val="CommentText"/>
    <w:link w:val="CommentSubjectChar"/>
    <w:uiPriority w:val="99"/>
    <w:semiHidden/>
    <w:unhideWhenUsed/>
    <w:rsid w:val="00F55828"/>
    <w:rPr>
      <w:b/>
      <w:bCs/>
    </w:rPr>
  </w:style>
  <w:style w:type="character" w:customStyle="1" w:styleId="CommentSubjectChar">
    <w:name w:val="Comment Subject Char"/>
    <w:basedOn w:val="CommentTextChar"/>
    <w:link w:val="CommentSubject"/>
    <w:uiPriority w:val="99"/>
    <w:semiHidden/>
    <w:rsid w:val="00F55828"/>
    <w:rPr>
      <w:rFonts w:ascii="Century Schoolbook" w:hAnsi="Century Schoolbook"/>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3809">
      <w:bodyDiv w:val="1"/>
      <w:marLeft w:val="0"/>
      <w:marRight w:val="0"/>
      <w:marTop w:val="0"/>
      <w:marBottom w:val="0"/>
      <w:divBdr>
        <w:top w:val="none" w:sz="0" w:space="0" w:color="auto"/>
        <w:left w:val="none" w:sz="0" w:space="0" w:color="auto"/>
        <w:bottom w:val="none" w:sz="0" w:space="0" w:color="auto"/>
        <w:right w:val="none" w:sz="0" w:space="0" w:color="auto"/>
      </w:divBdr>
    </w:div>
    <w:div w:id="17043920">
      <w:bodyDiv w:val="1"/>
      <w:marLeft w:val="0"/>
      <w:marRight w:val="0"/>
      <w:marTop w:val="0"/>
      <w:marBottom w:val="0"/>
      <w:divBdr>
        <w:top w:val="none" w:sz="0" w:space="0" w:color="auto"/>
        <w:left w:val="none" w:sz="0" w:space="0" w:color="auto"/>
        <w:bottom w:val="none" w:sz="0" w:space="0" w:color="auto"/>
        <w:right w:val="none" w:sz="0" w:space="0" w:color="auto"/>
      </w:divBdr>
    </w:div>
    <w:div w:id="29847201">
      <w:bodyDiv w:val="1"/>
      <w:marLeft w:val="0"/>
      <w:marRight w:val="0"/>
      <w:marTop w:val="0"/>
      <w:marBottom w:val="0"/>
      <w:divBdr>
        <w:top w:val="none" w:sz="0" w:space="0" w:color="auto"/>
        <w:left w:val="none" w:sz="0" w:space="0" w:color="auto"/>
        <w:bottom w:val="none" w:sz="0" w:space="0" w:color="auto"/>
        <w:right w:val="none" w:sz="0" w:space="0" w:color="auto"/>
      </w:divBdr>
    </w:div>
    <w:div w:id="31225529">
      <w:bodyDiv w:val="1"/>
      <w:marLeft w:val="0"/>
      <w:marRight w:val="0"/>
      <w:marTop w:val="0"/>
      <w:marBottom w:val="0"/>
      <w:divBdr>
        <w:top w:val="none" w:sz="0" w:space="0" w:color="auto"/>
        <w:left w:val="none" w:sz="0" w:space="0" w:color="auto"/>
        <w:bottom w:val="none" w:sz="0" w:space="0" w:color="auto"/>
        <w:right w:val="none" w:sz="0" w:space="0" w:color="auto"/>
      </w:divBdr>
    </w:div>
    <w:div w:id="35470605">
      <w:bodyDiv w:val="1"/>
      <w:marLeft w:val="0"/>
      <w:marRight w:val="0"/>
      <w:marTop w:val="0"/>
      <w:marBottom w:val="0"/>
      <w:divBdr>
        <w:top w:val="none" w:sz="0" w:space="0" w:color="auto"/>
        <w:left w:val="none" w:sz="0" w:space="0" w:color="auto"/>
        <w:bottom w:val="none" w:sz="0" w:space="0" w:color="auto"/>
        <w:right w:val="none" w:sz="0" w:space="0" w:color="auto"/>
      </w:divBdr>
    </w:div>
    <w:div w:id="52781134">
      <w:bodyDiv w:val="1"/>
      <w:marLeft w:val="0"/>
      <w:marRight w:val="0"/>
      <w:marTop w:val="0"/>
      <w:marBottom w:val="0"/>
      <w:divBdr>
        <w:top w:val="none" w:sz="0" w:space="0" w:color="auto"/>
        <w:left w:val="none" w:sz="0" w:space="0" w:color="auto"/>
        <w:bottom w:val="none" w:sz="0" w:space="0" w:color="auto"/>
        <w:right w:val="none" w:sz="0" w:space="0" w:color="auto"/>
      </w:divBdr>
    </w:div>
    <w:div w:id="58672188">
      <w:bodyDiv w:val="1"/>
      <w:marLeft w:val="0"/>
      <w:marRight w:val="0"/>
      <w:marTop w:val="0"/>
      <w:marBottom w:val="0"/>
      <w:divBdr>
        <w:top w:val="none" w:sz="0" w:space="0" w:color="auto"/>
        <w:left w:val="none" w:sz="0" w:space="0" w:color="auto"/>
        <w:bottom w:val="none" w:sz="0" w:space="0" w:color="auto"/>
        <w:right w:val="none" w:sz="0" w:space="0" w:color="auto"/>
      </w:divBdr>
    </w:div>
    <w:div w:id="64107799">
      <w:bodyDiv w:val="1"/>
      <w:marLeft w:val="0"/>
      <w:marRight w:val="0"/>
      <w:marTop w:val="0"/>
      <w:marBottom w:val="0"/>
      <w:divBdr>
        <w:top w:val="none" w:sz="0" w:space="0" w:color="auto"/>
        <w:left w:val="none" w:sz="0" w:space="0" w:color="auto"/>
        <w:bottom w:val="none" w:sz="0" w:space="0" w:color="auto"/>
        <w:right w:val="none" w:sz="0" w:space="0" w:color="auto"/>
      </w:divBdr>
    </w:div>
    <w:div w:id="66920160">
      <w:bodyDiv w:val="1"/>
      <w:marLeft w:val="0"/>
      <w:marRight w:val="0"/>
      <w:marTop w:val="0"/>
      <w:marBottom w:val="0"/>
      <w:divBdr>
        <w:top w:val="none" w:sz="0" w:space="0" w:color="auto"/>
        <w:left w:val="none" w:sz="0" w:space="0" w:color="auto"/>
        <w:bottom w:val="none" w:sz="0" w:space="0" w:color="auto"/>
        <w:right w:val="none" w:sz="0" w:space="0" w:color="auto"/>
      </w:divBdr>
    </w:div>
    <w:div w:id="72510817">
      <w:bodyDiv w:val="1"/>
      <w:marLeft w:val="0"/>
      <w:marRight w:val="0"/>
      <w:marTop w:val="0"/>
      <w:marBottom w:val="0"/>
      <w:divBdr>
        <w:top w:val="none" w:sz="0" w:space="0" w:color="auto"/>
        <w:left w:val="none" w:sz="0" w:space="0" w:color="auto"/>
        <w:bottom w:val="none" w:sz="0" w:space="0" w:color="auto"/>
        <w:right w:val="none" w:sz="0" w:space="0" w:color="auto"/>
      </w:divBdr>
    </w:div>
    <w:div w:id="77751013">
      <w:bodyDiv w:val="1"/>
      <w:marLeft w:val="0"/>
      <w:marRight w:val="0"/>
      <w:marTop w:val="0"/>
      <w:marBottom w:val="0"/>
      <w:divBdr>
        <w:top w:val="none" w:sz="0" w:space="0" w:color="auto"/>
        <w:left w:val="none" w:sz="0" w:space="0" w:color="auto"/>
        <w:bottom w:val="none" w:sz="0" w:space="0" w:color="auto"/>
        <w:right w:val="none" w:sz="0" w:space="0" w:color="auto"/>
      </w:divBdr>
    </w:div>
    <w:div w:id="80496381">
      <w:bodyDiv w:val="1"/>
      <w:marLeft w:val="0"/>
      <w:marRight w:val="0"/>
      <w:marTop w:val="0"/>
      <w:marBottom w:val="0"/>
      <w:divBdr>
        <w:top w:val="none" w:sz="0" w:space="0" w:color="auto"/>
        <w:left w:val="none" w:sz="0" w:space="0" w:color="auto"/>
        <w:bottom w:val="none" w:sz="0" w:space="0" w:color="auto"/>
        <w:right w:val="none" w:sz="0" w:space="0" w:color="auto"/>
      </w:divBdr>
    </w:div>
    <w:div w:id="82652519">
      <w:bodyDiv w:val="1"/>
      <w:marLeft w:val="0"/>
      <w:marRight w:val="0"/>
      <w:marTop w:val="0"/>
      <w:marBottom w:val="0"/>
      <w:divBdr>
        <w:top w:val="none" w:sz="0" w:space="0" w:color="auto"/>
        <w:left w:val="none" w:sz="0" w:space="0" w:color="auto"/>
        <w:bottom w:val="none" w:sz="0" w:space="0" w:color="auto"/>
        <w:right w:val="none" w:sz="0" w:space="0" w:color="auto"/>
      </w:divBdr>
    </w:div>
    <w:div w:id="108746424">
      <w:bodyDiv w:val="1"/>
      <w:marLeft w:val="0"/>
      <w:marRight w:val="0"/>
      <w:marTop w:val="0"/>
      <w:marBottom w:val="0"/>
      <w:divBdr>
        <w:top w:val="none" w:sz="0" w:space="0" w:color="auto"/>
        <w:left w:val="none" w:sz="0" w:space="0" w:color="auto"/>
        <w:bottom w:val="none" w:sz="0" w:space="0" w:color="auto"/>
        <w:right w:val="none" w:sz="0" w:space="0" w:color="auto"/>
      </w:divBdr>
    </w:div>
    <w:div w:id="117646907">
      <w:bodyDiv w:val="1"/>
      <w:marLeft w:val="0"/>
      <w:marRight w:val="0"/>
      <w:marTop w:val="0"/>
      <w:marBottom w:val="0"/>
      <w:divBdr>
        <w:top w:val="none" w:sz="0" w:space="0" w:color="auto"/>
        <w:left w:val="none" w:sz="0" w:space="0" w:color="auto"/>
        <w:bottom w:val="none" w:sz="0" w:space="0" w:color="auto"/>
        <w:right w:val="none" w:sz="0" w:space="0" w:color="auto"/>
      </w:divBdr>
    </w:div>
    <w:div w:id="123617352">
      <w:bodyDiv w:val="1"/>
      <w:marLeft w:val="0"/>
      <w:marRight w:val="0"/>
      <w:marTop w:val="0"/>
      <w:marBottom w:val="0"/>
      <w:divBdr>
        <w:top w:val="none" w:sz="0" w:space="0" w:color="auto"/>
        <w:left w:val="none" w:sz="0" w:space="0" w:color="auto"/>
        <w:bottom w:val="none" w:sz="0" w:space="0" w:color="auto"/>
        <w:right w:val="none" w:sz="0" w:space="0" w:color="auto"/>
      </w:divBdr>
    </w:div>
    <w:div w:id="124086154">
      <w:bodyDiv w:val="1"/>
      <w:marLeft w:val="0"/>
      <w:marRight w:val="0"/>
      <w:marTop w:val="0"/>
      <w:marBottom w:val="0"/>
      <w:divBdr>
        <w:top w:val="none" w:sz="0" w:space="0" w:color="auto"/>
        <w:left w:val="none" w:sz="0" w:space="0" w:color="auto"/>
        <w:bottom w:val="none" w:sz="0" w:space="0" w:color="auto"/>
        <w:right w:val="none" w:sz="0" w:space="0" w:color="auto"/>
      </w:divBdr>
    </w:div>
    <w:div w:id="126096484">
      <w:bodyDiv w:val="1"/>
      <w:marLeft w:val="0"/>
      <w:marRight w:val="0"/>
      <w:marTop w:val="0"/>
      <w:marBottom w:val="0"/>
      <w:divBdr>
        <w:top w:val="none" w:sz="0" w:space="0" w:color="auto"/>
        <w:left w:val="none" w:sz="0" w:space="0" w:color="auto"/>
        <w:bottom w:val="none" w:sz="0" w:space="0" w:color="auto"/>
        <w:right w:val="none" w:sz="0" w:space="0" w:color="auto"/>
      </w:divBdr>
    </w:div>
    <w:div w:id="129641188">
      <w:bodyDiv w:val="1"/>
      <w:marLeft w:val="0"/>
      <w:marRight w:val="0"/>
      <w:marTop w:val="0"/>
      <w:marBottom w:val="0"/>
      <w:divBdr>
        <w:top w:val="none" w:sz="0" w:space="0" w:color="auto"/>
        <w:left w:val="none" w:sz="0" w:space="0" w:color="auto"/>
        <w:bottom w:val="none" w:sz="0" w:space="0" w:color="auto"/>
        <w:right w:val="none" w:sz="0" w:space="0" w:color="auto"/>
      </w:divBdr>
    </w:div>
    <w:div w:id="144858736">
      <w:bodyDiv w:val="1"/>
      <w:marLeft w:val="0"/>
      <w:marRight w:val="0"/>
      <w:marTop w:val="0"/>
      <w:marBottom w:val="0"/>
      <w:divBdr>
        <w:top w:val="none" w:sz="0" w:space="0" w:color="auto"/>
        <w:left w:val="none" w:sz="0" w:space="0" w:color="auto"/>
        <w:bottom w:val="none" w:sz="0" w:space="0" w:color="auto"/>
        <w:right w:val="none" w:sz="0" w:space="0" w:color="auto"/>
      </w:divBdr>
    </w:div>
    <w:div w:id="151335241">
      <w:bodyDiv w:val="1"/>
      <w:marLeft w:val="0"/>
      <w:marRight w:val="0"/>
      <w:marTop w:val="0"/>
      <w:marBottom w:val="0"/>
      <w:divBdr>
        <w:top w:val="none" w:sz="0" w:space="0" w:color="auto"/>
        <w:left w:val="none" w:sz="0" w:space="0" w:color="auto"/>
        <w:bottom w:val="none" w:sz="0" w:space="0" w:color="auto"/>
        <w:right w:val="none" w:sz="0" w:space="0" w:color="auto"/>
      </w:divBdr>
    </w:div>
    <w:div w:id="154534326">
      <w:bodyDiv w:val="1"/>
      <w:marLeft w:val="0"/>
      <w:marRight w:val="0"/>
      <w:marTop w:val="0"/>
      <w:marBottom w:val="0"/>
      <w:divBdr>
        <w:top w:val="none" w:sz="0" w:space="0" w:color="auto"/>
        <w:left w:val="none" w:sz="0" w:space="0" w:color="auto"/>
        <w:bottom w:val="none" w:sz="0" w:space="0" w:color="auto"/>
        <w:right w:val="none" w:sz="0" w:space="0" w:color="auto"/>
      </w:divBdr>
    </w:div>
    <w:div w:id="175190077">
      <w:bodyDiv w:val="1"/>
      <w:marLeft w:val="0"/>
      <w:marRight w:val="0"/>
      <w:marTop w:val="0"/>
      <w:marBottom w:val="0"/>
      <w:divBdr>
        <w:top w:val="none" w:sz="0" w:space="0" w:color="auto"/>
        <w:left w:val="none" w:sz="0" w:space="0" w:color="auto"/>
        <w:bottom w:val="none" w:sz="0" w:space="0" w:color="auto"/>
        <w:right w:val="none" w:sz="0" w:space="0" w:color="auto"/>
      </w:divBdr>
    </w:div>
    <w:div w:id="178323687">
      <w:bodyDiv w:val="1"/>
      <w:marLeft w:val="0"/>
      <w:marRight w:val="0"/>
      <w:marTop w:val="0"/>
      <w:marBottom w:val="0"/>
      <w:divBdr>
        <w:top w:val="none" w:sz="0" w:space="0" w:color="auto"/>
        <w:left w:val="none" w:sz="0" w:space="0" w:color="auto"/>
        <w:bottom w:val="none" w:sz="0" w:space="0" w:color="auto"/>
        <w:right w:val="none" w:sz="0" w:space="0" w:color="auto"/>
      </w:divBdr>
    </w:div>
    <w:div w:id="180438136">
      <w:bodyDiv w:val="1"/>
      <w:marLeft w:val="0"/>
      <w:marRight w:val="0"/>
      <w:marTop w:val="0"/>
      <w:marBottom w:val="0"/>
      <w:divBdr>
        <w:top w:val="none" w:sz="0" w:space="0" w:color="auto"/>
        <w:left w:val="none" w:sz="0" w:space="0" w:color="auto"/>
        <w:bottom w:val="none" w:sz="0" w:space="0" w:color="auto"/>
        <w:right w:val="none" w:sz="0" w:space="0" w:color="auto"/>
      </w:divBdr>
    </w:div>
    <w:div w:id="182525054">
      <w:bodyDiv w:val="1"/>
      <w:marLeft w:val="0"/>
      <w:marRight w:val="0"/>
      <w:marTop w:val="0"/>
      <w:marBottom w:val="0"/>
      <w:divBdr>
        <w:top w:val="none" w:sz="0" w:space="0" w:color="auto"/>
        <w:left w:val="none" w:sz="0" w:space="0" w:color="auto"/>
        <w:bottom w:val="none" w:sz="0" w:space="0" w:color="auto"/>
        <w:right w:val="none" w:sz="0" w:space="0" w:color="auto"/>
      </w:divBdr>
    </w:div>
    <w:div w:id="190339955">
      <w:bodyDiv w:val="1"/>
      <w:marLeft w:val="0"/>
      <w:marRight w:val="0"/>
      <w:marTop w:val="0"/>
      <w:marBottom w:val="0"/>
      <w:divBdr>
        <w:top w:val="none" w:sz="0" w:space="0" w:color="auto"/>
        <w:left w:val="none" w:sz="0" w:space="0" w:color="auto"/>
        <w:bottom w:val="none" w:sz="0" w:space="0" w:color="auto"/>
        <w:right w:val="none" w:sz="0" w:space="0" w:color="auto"/>
      </w:divBdr>
    </w:div>
    <w:div w:id="190413704">
      <w:bodyDiv w:val="1"/>
      <w:marLeft w:val="0"/>
      <w:marRight w:val="0"/>
      <w:marTop w:val="0"/>
      <w:marBottom w:val="0"/>
      <w:divBdr>
        <w:top w:val="none" w:sz="0" w:space="0" w:color="auto"/>
        <w:left w:val="none" w:sz="0" w:space="0" w:color="auto"/>
        <w:bottom w:val="none" w:sz="0" w:space="0" w:color="auto"/>
        <w:right w:val="none" w:sz="0" w:space="0" w:color="auto"/>
      </w:divBdr>
    </w:div>
    <w:div w:id="194737434">
      <w:bodyDiv w:val="1"/>
      <w:marLeft w:val="0"/>
      <w:marRight w:val="0"/>
      <w:marTop w:val="0"/>
      <w:marBottom w:val="0"/>
      <w:divBdr>
        <w:top w:val="none" w:sz="0" w:space="0" w:color="auto"/>
        <w:left w:val="none" w:sz="0" w:space="0" w:color="auto"/>
        <w:bottom w:val="none" w:sz="0" w:space="0" w:color="auto"/>
        <w:right w:val="none" w:sz="0" w:space="0" w:color="auto"/>
      </w:divBdr>
    </w:div>
    <w:div w:id="209804772">
      <w:bodyDiv w:val="1"/>
      <w:marLeft w:val="0"/>
      <w:marRight w:val="0"/>
      <w:marTop w:val="0"/>
      <w:marBottom w:val="0"/>
      <w:divBdr>
        <w:top w:val="none" w:sz="0" w:space="0" w:color="auto"/>
        <w:left w:val="none" w:sz="0" w:space="0" w:color="auto"/>
        <w:bottom w:val="none" w:sz="0" w:space="0" w:color="auto"/>
        <w:right w:val="none" w:sz="0" w:space="0" w:color="auto"/>
      </w:divBdr>
    </w:div>
    <w:div w:id="211383339">
      <w:bodyDiv w:val="1"/>
      <w:marLeft w:val="0"/>
      <w:marRight w:val="0"/>
      <w:marTop w:val="0"/>
      <w:marBottom w:val="0"/>
      <w:divBdr>
        <w:top w:val="none" w:sz="0" w:space="0" w:color="auto"/>
        <w:left w:val="none" w:sz="0" w:space="0" w:color="auto"/>
        <w:bottom w:val="none" w:sz="0" w:space="0" w:color="auto"/>
        <w:right w:val="none" w:sz="0" w:space="0" w:color="auto"/>
      </w:divBdr>
    </w:div>
    <w:div w:id="213472091">
      <w:bodyDiv w:val="1"/>
      <w:marLeft w:val="0"/>
      <w:marRight w:val="0"/>
      <w:marTop w:val="0"/>
      <w:marBottom w:val="0"/>
      <w:divBdr>
        <w:top w:val="none" w:sz="0" w:space="0" w:color="auto"/>
        <w:left w:val="none" w:sz="0" w:space="0" w:color="auto"/>
        <w:bottom w:val="none" w:sz="0" w:space="0" w:color="auto"/>
        <w:right w:val="none" w:sz="0" w:space="0" w:color="auto"/>
      </w:divBdr>
    </w:div>
    <w:div w:id="217480009">
      <w:bodyDiv w:val="1"/>
      <w:marLeft w:val="0"/>
      <w:marRight w:val="0"/>
      <w:marTop w:val="0"/>
      <w:marBottom w:val="0"/>
      <w:divBdr>
        <w:top w:val="none" w:sz="0" w:space="0" w:color="auto"/>
        <w:left w:val="none" w:sz="0" w:space="0" w:color="auto"/>
        <w:bottom w:val="none" w:sz="0" w:space="0" w:color="auto"/>
        <w:right w:val="none" w:sz="0" w:space="0" w:color="auto"/>
      </w:divBdr>
    </w:div>
    <w:div w:id="221596441">
      <w:bodyDiv w:val="1"/>
      <w:marLeft w:val="0"/>
      <w:marRight w:val="0"/>
      <w:marTop w:val="0"/>
      <w:marBottom w:val="0"/>
      <w:divBdr>
        <w:top w:val="none" w:sz="0" w:space="0" w:color="auto"/>
        <w:left w:val="none" w:sz="0" w:space="0" w:color="auto"/>
        <w:bottom w:val="none" w:sz="0" w:space="0" w:color="auto"/>
        <w:right w:val="none" w:sz="0" w:space="0" w:color="auto"/>
      </w:divBdr>
    </w:div>
    <w:div w:id="228079662">
      <w:bodyDiv w:val="1"/>
      <w:marLeft w:val="0"/>
      <w:marRight w:val="0"/>
      <w:marTop w:val="0"/>
      <w:marBottom w:val="0"/>
      <w:divBdr>
        <w:top w:val="none" w:sz="0" w:space="0" w:color="auto"/>
        <w:left w:val="none" w:sz="0" w:space="0" w:color="auto"/>
        <w:bottom w:val="none" w:sz="0" w:space="0" w:color="auto"/>
        <w:right w:val="none" w:sz="0" w:space="0" w:color="auto"/>
      </w:divBdr>
    </w:div>
    <w:div w:id="232397080">
      <w:bodyDiv w:val="1"/>
      <w:marLeft w:val="0"/>
      <w:marRight w:val="0"/>
      <w:marTop w:val="0"/>
      <w:marBottom w:val="0"/>
      <w:divBdr>
        <w:top w:val="none" w:sz="0" w:space="0" w:color="auto"/>
        <w:left w:val="none" w:sz="0" w:space="0" w:color="auto"/>
        <w:bottom w:val="none" w:sz="0" w:space="0" w:color="auto"/>
        <w:right w:val="none" w:sz="0" w:space="0" w:color="auto"/>
      </w:divBdr>
    </w:div>
    <w:div w:id="233316725">
      <w:bodyDiv w:val="1"/>
      <w:marLeft w:val="0"/>
      <w:marRight w:val="0"/>
      <w:marTop w:val="0"/>
      <w:marBottom w:val="0"/>
      <w:divBdr>
        <w:top w:val="none" w:sz="0" w:space="0" w:color="auto"/>
        <w:left w:val="none" w:sz="0" w:space="0" w:color="auto"/>
        <w:bottom w:val="none" w:sz="0" w:space="0" w:color="auto"/>
        <w:right w:val="none" w:sz="0" w:space="0" w:color="auto"/>
      </w:divBdr>
    </w:div>
    <w:div w:id="250967077">
      <w:bodyDiv w:val="1"/>
      <w:marLeft w:val="0"/>
      <w:marRight w:val="0"/>
      <w:marTop w:val="0"/>
      <w:marBottom w:val="0"/>
      <w:divBdr>
        <w:top w:val="none" w:sz="0" w:space="0" w:color="auto"/>
        <w:left w:val="none" w:sz="0" w:space="0" w:color="auto"/>
        <w:bottom w:val="none" w:sz="0" w:space="0" w:color="auto"/>
        <w:right w:val="none" w:sz="0" w:space="0" w:color="auto"/>
      </w:divBdr>
    </w:div>
    <w:div w:id="257911422">
      <w:bodyDiv w:val="1"/>
      <w:marLeft w:val="0"/>
      <w:marRight w:val="0"/>
      <w:marTop w:val="0"/>
      <w:marBottom w:val="0"/>
      <w:divBdr>
        <w:top w:val="none" w:sz="0" w:space="0" w:color="auto"/>
        <w:left w:val="none" w:sz="0" w:space="0" w:color="auto"/>
        <w:bottom w:val="none" w:sz="0" w:space="0" w:color="auto"/>
        <w:right w:val="none" w:sz="0" w:space="0" w:color="auto"/>
      </w:divBdr>
    </w:div>
    <w:div w:id="271518244">
      <w:bodyDiv w:val="1"/>
      <w:marLeft w:val="0"/>
      <w:marRight w:val="0"/>
      <w:marTop w:val="0"/>
      <w:marBottom w:val="0"/>
      <w:divBdr>
        <w:top w:val="none" w:sz="0" w:space="0" w:color="auto"/>
        <w:left w:val="none" w:sz="0" w:space="0" w:color="auto"/>
        <w:bottom w:val="none" w:sz="0" w:space="0" w:color="auto"/>
        <w:right w:val="none" w:sz="0" w:space="0" w:color="auto"/>
      </w:divBdr>
    </w:div>
    <w:div w:id="273831508">
      <w:bodyDiv w:val="1"/>
      <w:marLeft w:val="0"/>
      <w:marRight w:val="0"/>
      <w:marTop w:val="0"/>
      <w:marBottom w:val="0"/>
      <w:divBdr>
        <w:top w:val="none" w:sz="0" w:space="0" w:color="auto"/>
        <w:left w:val="none" w:sz="0" w:space="0" w:color="auto"/>
        <w:bottom w:val="none" w:sz="0" w:space="0" w:color="auto"/>
        <w:right w:val="none" w:sz="0" w:space="0" w:color="auto"/>
      </w:divBdr>
    </w:div>
    <w:div w:id="292488321">
      <w:bodyDiv w:val="1"/>
      <w:marLeft w:val="0"/>
      <w:marRight w:val="0"/>
      <w:marTop w:val="0"/>
      <w:marBottom w:val="0"/>
      <w:divBdr>
        <w:top w:val="none" w:sz="0" w:space="0" w:color="auto"/>
        <w:left w:val="none" w:sz="0" w:space="0" w:color="auto"/>
        <w:bottom w:val="none" w:sz="0" w:space="0" w:color="auto"/>
        <w:right w:val="none" w:sz="0" w:space="0" w:color="auto"/>
      </w:divBdr>
    </w:div>
    <w:div w:id="293026101">
      <w:bodyDiv w:val="1"/>
      <w:marLeft w:val="0"/>
      <w:marRight w:val="0"/>
      <w:marTop w:val="0"/>
      <w:marBottom w:val="0"/>
      <w:divBdr>
        <w:top w:val="none" w:sz="0" w:space="0" w:color="auto"/>
        <w:left w:val="none" w:sz="0" w:space="0" w:color="auto"/>
        <w:bottom w:val="none" w:sz="0" w:space="0" w:color="auto"/>
        <w:right w:val="none" w:sz="0" w:space="0" w:color="auto"/>
      </w:divBdr>
    </w:div>
    <w:div w:id="303201297">
      <w:bodyDiv w:val="1"/>
      <w:marLeft w:val="0"/>
      <w:marRight w:val="0"/>
      <w:marTop w:val="0"/>
      <w:marBottom w:val="0"/>
      <w:divBdr>
        <w:top w:val="none" w:sz="0" w:space="0" w:color="auto"/>
        <w:left w:val="none" w:sz="0" w:space="0" w:color="auto"/>
        <w:bottom w:val="none" w:sz="0" w:space="0" w:color="auto"/>
        <w:right w:val="none" w:sz="0" w:space="0" w:color="auto"/>
      </w:divBdr>
    </w:div>
    <w:div w:id="315426845">
      <w:bodyDiv w:val="1"/>
      <w:marLeft w:val="0"/>
      <w:marRight w:val="0"/>
      <w:marTop w:val="0"/>
      <w:marBottom w:val="0"/>
      <w:divBdr>
        <w:top w:val="none" w:sz="0" w:space="0" w:color="auto"/>
        <w:left w:val="none" w:sz="0" w:space="0" w:color="auto"/>
        <w:bottom w:val="none" w:sz="0" w:space="0" w:color="auto"/>
        <w:right w:val="none" w:sz="0" w:space="0" w:color="auto"/>
      </w:divBdr>
    </w:div>
    <w:div w:id="317655183">
      <w:bodyDiv w:val="1"/>
      <w:marLeft w:val="0"/>
      <w:marRight w:val="0"/>
      <w:marTop w:val="0"/>
      <w:marBottom w:val="0"/>
      <w:divBdr>
        <w:top w:val="none" w:sz="0" w:space="0" w:color="auto"/>
        <w:left w:val="none" w:sz="0" w:space="0" w:color="auto"/>
        <w:bottom w:val="none" w:sz="0" w:space="0" w:color="auto"/>
        <w:right w:val="none" w:sz="0" w:space="0" w:color="auto"/>
      </w:divBdr>
    </w:div>
    <w:div w:id="321930151">
      <w:bodyDiv w:val="1"/>
      <w:marLeft w:val="0"/>
      <w:marRight w:val="0"/>
      <w:marTop w:val="0"/>
      <w:marBottom w:val="0"/>
      <w:divBdr>
        <w:top w:val="none" w:sz="0" w:space="0" w:color="auto"/>
        <w:left w:val="none" w:sz="0" w:space="0" w:color="auto"/>
        <w:bottom w:val="none" w:sz="0" w:space="0" w:color="auto"/>
        <w:right w:val="none" w:sz="0" w:space="0" w:color="auto"/>
      </w:divBdr>
    </w:div>
    <w:div w:id="345594955">
      <w:bodyDiv w:val="1"/>
      <w:marLeft w:val="0"/>
      <w:marRight w:val="0"/>
      <w:marTop w:val="0"/>
      <w:marBottom w:val="0"/>
      <w:divBdr>
        <w:top w:val="none" w:sz="0" w:space="0" w:color="auto"/>
        <w:left w:val="none" w:sz="0" w:space="0" w:color="auto"/>
        <w:bottom w:val="none" w:sz="0" w:space="0" w:color="auto"/>
        <w:right w:val="none" w:sz="0" w:space="0" w:color="auto"/>
      </w:divBdr>
    </w:div>
    <w:div w:id="356078527">
      <w:bodyDiv w:val="1"/>
      <w:marLeft w:val="0"/>
      <w:marRight w:val="0"/>
      <w:marTop w:val="0"/>
      <w:marBottom w:val="0"/>
      <w:divBdr>
        <w:top w:val="none" w:sz="0" w:space="0" w:color="auto"/>
        <w:left w:val="none" w:sz="0" w:space="0" w:color="auto"/>
        <w:bottom w:val="none" w:sz="0" w:space="0" w:color="auto"/>
        <w:right w:val="none" w:sz="0" w:space="0" w:color="auto"/>
      </w:divBdr>
    </w:div>
    <w:div w:id="363605151">
      <w:bodyDiv w:val="1"/>
      <w:marLeft w:val="0"/>
      <w:marRight w:val="0"/>
      <w:marTop w:val="0"/>
      <w:marBottom w:val="0"/>
      <w:divBdr>
        <w:top w:val="none" w:sz="0" w:space="0" w:color="auto"/>
        <w:left w:val="none" w:sz="0" w:space="0" w:color="auto"/>
        <w:bottom w:val="none" w:sz="0" w:space="0" w:color="auto"/>
        <w:right w:val="none" w:sz="0" w:space="0" w:color="auto"/>
      </w:divBdr>
    </w:div>
    <w:div w:id="370037419">
      <w:bodyDiv w:val="1"/>
      <w:marLeft w:val="0"/>
      <w:marRight w:val="0"/>
      <w:marTop w:val="0"/>
      <w:marBottom w:val="0"/>
      <w:divBdr>
        <w:top w:val="none" w:sz="0" w:space="0" w:color="auto"/>
        <w:left w:val="none" w:sz="0" w:space="0" w:color="auto"/>
        <w:bottom w:val="none" w:sz="0" w:space="0" w:color="auto"/>
        <w:right w:val="none" w:sz="0" w:space="0" w:color="auto"/>
      </w:divBdr>
    </w:div>
    <w:div w:id="370543355">
      <w:bodyDiv w:val="1"/>
      <w:marLeft w:val="0"/>
      <w:marRight w:val="0"/>
      <w:marTop w:val="0"/>
      <w:marBottom w:val="0"/>
      <w:divBdr>
        <w:top w:val="none" w:sz="0" w:space="0" w:color="auto"/>
        <w:left w:val="none" w:sz="0" w:space="0" w:color="auto"/>
        <w:bottom w:val="none" w:sz="0" w:space="0" w:color="auto"/>
        <w:right w:val="none" w:sz="0" w:space="0" w:color="auto"/>
      </w:divBdr>
    </w:div>
    <w:div w:id="378749239">
      <w:bodyDiv w:val="1"/>
      <w:marLeft w:val="0"/>
      <w:marRight w:val="0"/>
      <w:marTop w:val="0"/>
      <w:marBottom w:val="0"/>
      <w:divBdr>
        <w:top w:val="none" w:sz="0" w:space="0" w:color="auto"/>
        <w:left w:val="none" w:sz="0" w:space="0" w:color="auto"/>
        <w:bottom w:val="none" w:sz="0" w:space="0" w:color="auto"/>
        <w:right w:val="none" w:sz="0" w:space="0" w:color="auto"/>
      </w:divBdr>
    </w:div>
    <w:div w:id="385884529">
      <w:bodyDiv w:val="1"/>
      <w:marLeft w:val="0"/>
      <w:marRight w:val="0"/>
      <w:marTop w:val="0"/>
      <w:marBottom w:val="0"/>
      <w:divBdr>
        <w:top w:val="none" w:sz="0" w:space="0" w:color="auto"/>
        <w:left w:val="none" w:sz="0" w:space="0" w:color="auto"/>
        <w:bottom w:val="none" w:sz="0" w:space="0" w:color="auto"/>
        <w:right w:val="none" w:sz="0" w:space="0" w:color="auto"/>
      </w:divBdr>
    </w:div>
    <w:div w:id="398135432">
      <w:bodyDiv w:val="1"/>
      <w:marLeft w:val="0"/>
      <w:marRight w:val="0"/>
      <w:marTop w:val="0"/>
      <w:marBottom w:val="0"/>
      <w:divBdr>
        <w:top w:val="none" w:sz="0" w:space="0" w:color="auto"/>
        <w:left w:val="none" w:sz="0" w:space="0" w:color="auto"/>
        <w:bottom w:val="none" w:sz="0" w:space="0" w:color="auto"/>
        <w:right w:val="none" w:sz="0" w:space="0" w:color="auto"/>
      </w:divBdr>
    </w:div>
    <w:div w:id="417604703">
      <w:bodyDiv w:val="1"/>
      <w:marLeft w:val="0"/>
      <w:marRight w:val="0"/>
      <w:marTop w:val="0"/>
      <w:marBottom w:val="0"/>
      <w:divBdr>
        <w:top w:val="none" w:sz="0" w:space="0" w:color="auto"/>
        <w:left w:val="none" w:sz="0" w:space="0" w:color="auto"/>
        <w:bottom w:val="none" w:sz="0" w:space="0" w:color="auto"/>
        <w:right w:val="none" w:sz="0" w:space="0" w:color="auto"/>
      </w:divBdr>
    </w:div>
    <w:div w:id="423503523">
      <w:bodyDiv w:val="1"/>
      <w:marLeft w:val="0"/>
      <w:marRight w:val="0"/>
      <w:marTop w:val="0"/>
      <w:marBottom w:val="0"/>
      <w:divBdr>
        <w:top w:val="none" w:sz="0" w:space="0" w:color="auto"/>
        <w:left w:val="none" w:sz="0" w:space="0" w:color="auto"/>
        <w:bottom w:val="none" w:sz="0" w:space="0" w:color="auto"/>
        <w:right w:val="none" w:sz="0" w:space="0" w:color="auto"/>
      </w:divBdr>
    </w:div>
    <w:div w:id="428812740">
      <w:bodyDiv w:val="1"/>
      <w:marLeft w:val="0"/>
      <w:marRight w:val="0"/>
      <w:marTop w:val="0"/>
      <w:marBottom w:val="0"/>
      <w:divBdr>
        <w:top w:val="none" w:sz="0" w:space="0" w:color="auto"/>
        <w:left w:val="none" w:sz="0" w:space="0" w:color="auto"/>
        <w:bottom w:val="none" w:sz="0" w:space="0" w:color="auto"/>
        <w:right w:val="none" w:sz="0" w:space="0" w:color="auto"/>
      </w:divBdr>
    </w:div>
    <w:div w:id="463159362">
      <w:bodyDiv w:val="1"/>
      <w:marLeft w:val="0"/>
      <w:marRight w:val="0"/>
      <w:marTop w:val="0"/>
      <w:marBottom w:val="0"/>
      <w:divBdr>
        <w:top w:val="none" w:sz="0" w:space="0" w:color="auto"/>
        <w:left w:val="none" w:sz="0" w:space="0" w:color="auto"/>
        <w:bottom w:val="none" w:sz="0" w:space="0" w:color="auto"/>
        <w:right w:val="none" w:sz="0" w:space="0" w:color="auto"/>
      </w:divBdr>
    </w:div>
    <w:div w:id="464004849">
      <w:bodyDiv w:val="1"/>
      <w:marLeft w:val="0"/>
      <w:marRight w:val="0"/>
      <w:marTop w:val="0"/>
      <w:marBottom w:val="0"/>
      <w:divBdr>
        <w:top w:val="none" w:sz="0" w:space="0" w:color="auto"/>
        <w:left w:val="none" w:sz="0" w:space="0" w:color="auto"/>
        <w:bottom w:val="none" w:sz="0" w:space="0" w:color="auto"/>
        <w:right w:val="none" w:sz="0" w:space="0" w:color="auto"/>
      </w:divBdr>
    </w:div>
    <w:div w:id="474369552">
      <w:bodyDiv w:val="1"/>
      <w:marLeft w:val="0"/>
      <w:marRight w:val="0"/>
      <w:marTop w:val="0"/>
      <w:marBottom w:val="0"/>
      <w:divBdr>
        <w:top w:val="none" w:sz="0" w:space="0" w:color="auto"/>
        <w:left w:val="none" w:sz="0" w:space="0" w:color="auto"/>
        <w:bottom w:val="none" w:sz="0" w:space="0" w:color="auto"/>
        <w:right w:val="none" w:sz="0" w:space="0" w:color="auto"/>
      </w:divBdr>
    </w:div>
    <w:div w:id="475802728">
      <w:bodyDiv w:val="1"/>
      <w:marLeft w:val="0"/>
      <w:marRight w:val="0"/>
      <w:marTop w:val="0"/>
      <w:marBottom w:val="0"/>
      <w:divBdr>
        <w:top w:val="none" w:sz="0" w:space="0" w:color="auto"/>
        <w:left w:val="none" w:sz="0" w:space="0" w:color="auto"/>
        <w:bottom w:val="none" w:sz="0" w:space="0" w:color="auto"/>
        <w:right w:val="none" w:sz="0" w:space="0" w:color="auto"/>
      </w:divBdr>
    </w:div>
    <w:div w:id="476535601">
      <w:bodyDiv w:val="1"/>
      <w:marLeft w:val="0"/>
      <w:marRight w:val="0"/>
      <w:marTop w:val="0"/>
      <w:marBottom w:val="0"/>
      <w:divBdr>
        <w:top w:val="none" w:sz="0" w:space="0" w:color="auto"/>
        <w:left w:val="none" w:sz="0" w:space="0" w:color="auto"/>
        <w:bottom w:val="none" w:sz="0" w:space="0" w:color="auto"/>
        <w:right w:val="none" w:sz="0" w:space="0" w:color="auto"/>
      </w:divBdr>
    </w:div>
    <w:div w:id="480080864">
      <w:bodyDiv w:val="1"/>
      <w:marLeft w:val="0"/>
      <w:marRight w:val="0"/>
      <w:marTop w:val="0"/>
      <w:marBottom w:val="0"/>
      <w:divBdr>
        <w:top w:val="none" w:sz="0" w:space="0" w:color="auto"/>
        <w:left w:val="none" w:sz="0" w:space="0" w:color="auto"/>
        <w:bottom w:val="none" w:sz="0" w:space="0" w:color="auto"/>
        <w:right w:val="none" w:sz="0" w:space="0" w:color="auto"/>
      </w:divBdr>
    </w:div>
    <w:div w:id="480121081">
      <w:bodyDiv w:val="1"/>
      <w:marLeft w:val="0"/>
      <w:marRight w:val="0"/>
      <w:marTop w:val="0"/>
      <w:marBottom w:val="0"/>
      <w:divBdr>
        <w:top w:val="none" w:sz="0" w:space="0" w:color="auto"/>
        <w:left w:val="none" w:sz="0" w:space="0" w:color="auto"/>
        <w:bottom w:val="none" w:sz="0" w:space="0" w:color="auto"/>
        <w:right w:val="none" w:sz="0" w:space="0" w:color="auto"/>
      </w:divBdr>
    </w:div>
    <w:div w:id="492112204">
      <w:bodyDiv w:val="1"/>
      <w:marLeft w:val="0"/>
      <w:marRight w:val="0"/>
      <w:marTop w:val="0"/>
      <w:marBottom w:val="0"/>
      <w:divBdr>
        <w:top w:val="none" w:sz="0" w:space="0" w:color="auto"/>
        <w:left w:val="none" w:sz="0" w:space="0" w:color="auto"/>
        <w:bottom w:val="none" w:sz="0" w:space="0" w:color="auto"/>
        <w:right w:val="none" w:sz="0" w:space="0" w:color="auto"/>
      </w:divBdr>
    </w:div>
    <w:div w:id="499587408">
      <w:bodyDiv w:val="1"/>
      <w:marLeft w:val="0"/>
      <w:marRight w:val="0"/>
      <w:marTop w:val="0"/>
      <w:marBottom w:val="0"/>
      <w:divBdr>
        <w:top w:val="none" w:sz="0" w:space="0" w:color="auto"/>
        <w:left w:val="none" w:sz="0" w:space="0" w:color="auto"/>
        <w:bottom w:val="none" w:sz="0" w:space="0" w:color="auto"/>
        <w:right w:val="none" w:sz="0" w:space="0" w:color="auto"/>
      </w:divBdr>
    </w:div>
    <w:div w:id="504251975">
      <w:bodyDiv w:val="1"/>
      <w:marLeft w:val="0"/>
      <w:marRight w:val="0"/>
      <w:marTop w:val="0"/>
      <w:marBottom w:val="0"/>
      <w:divBdr>
        <w:top w:val="none" w:sz="0" w:space="0" w:color="auto"/>
        <w:left w:val="none" w:sz="0" w:space="0" w:color="auto"/>
        <w:bottom w:val="none" w:sz="0" w:space="0" w:color="auto"/>
        <w:right w:val="none" w:sz="0" w:space="0" w:color="auto"/>
      </w:divBdr>
    </w:div>
    <w:div w:id="504634190">
      <w:bodyDiv w:val="1"/>
      <w:marLeft w:val="0"/>
      <w:marRight w:val="0"/>
      <w:marTop w:val="0"/>
      <w:marBottom w:val="0"/>
      <w:divBdr>
        <w:top w:val="none" w:sz="0" w:space="0" w:color="auto"/>
        <w:left w:val="none" w:sz="0" w:space="0" w:color="auto"/>
        <w:bottom w:val="none" w:sz="0" w:space="0" w:color="auto"/>
        <w:right w:val="none" w:sz="0" w:space="0" w:color="auto"/>
      </w:divBdr>
    </w:div>
    <w:div w:id="506287819">
      <w:bodyDiv w:val="1"/>
      <w:marLeft w:val="0"/>
      <w:marRight w:val="0"/>
      <w:marTop w:val="0"/>
      <w:marBottom w:val="0"/>
      <w:divBdr>
        <w:top w:val="none" w:sz="0" w:space="0" w:color="auto"/>
        <w:left w:val="none" w:sz="0" w:space="0" w:color="auto"/>
        <w:bottom w:val="none" w:sz="0" w:space="0" w:color="auto"/>
        <w:right w:val="none" w:sz="0" w:space="0" w:color="auto"/>
      </w:divBdr>
    </w:div>
    <w:div w:id="506598058">
      <w:bodyDiv w:val="1"/>
      <w:marLeft w:val="0"/>
      <w:marRight w:val="0"/>
      <w:marTop w:val="0"/>
      <w:marBottom w:val="0"/>
      <w:divBdr>
        <w:top w:val="none" w:sz="0" w:space="0" w:color="auto"/>
        <w:left w:val="none" w:sz="0" w:space="0" w:color="auto"/>
        <w:bottom w:val="none" w:sz="0" w:space="0" w:color="auto"/>
        <w:right w:val="none" w:sz="0" w:space="0" w:color="auto"/>
      </w:divBdr>
    </w:div>
    <w:div w:id="508327286">
      <w:bodyDiv w:val="1"/>
      <w:marLeft w:val="0"/>
      <w:marRight w:val="0"/>
      <w:marTop w:val="0"/>
      <w:marBottom w:val="0"/>
      <w:divBdr>
        <w:top w:val="none" w:sz="0" w:space="0" w:color="auto"/>
        <w:left w:val="none" w:sz="0" w:space="0" w:color="auto"/>
        <w:bottom w:val="none" w:sz="0" w:space="0" w:color="auto"/>
        <w:right w:val="none" w:sz="0" w:space="0" w:color="auto"/>
      </w:divBdr>
    </w:div>
    <w:div w:id="511068118">
      <w:bodyDiv w:val="1"/>
      <w:marLeft w:val="0"/>
      <w:marRight w:val="0"/>
      <w:marTop w:val="0"/>
      <w:marBottom w:val="0"/>
      <w:divBdr>
        <w:top w:val="none" w:sz="0" w:space="0" w:color="auto"/>
        <w:left w:val="none" w:sz="0" w:space="0" w:color="auto"/>
        <w:bottom w:val="none" w:sz="0" w:space="0" w:color="auto"/>
        <w:right w:val="none" w:sz="0" w:space="0" w:color="auto"/>
      </w:divBdr>
    </w:div>
    <w:div w:id="523903900">
      <w:bodyDiv w:val="1"/>
      <w:marLeft w:val="0"/>
      <w:marRight w:val="0"/>
      <w:marTop w:val="0"/>
      <w:marBottom w:val="0"/>
      <w:divBdr>
        <w:top w:val="none" w:sz="0" w:space="0" w:color="auto"/>
        <w:left w:val="none" w:sz="0" w:space="0" w:color="auto"/>
        <w:bottom w:val="none" w:sz="0" w:space="0" w:color="auto"/>
        <w:right w:val="none" w:sz="0" w:space="0" w:color="auto"/>
      </w:divBdr>
    </w:div>
    <w:div w:id="526407459">
      <w:bodyDiv w:val="1"/>
      <w:marLeft w:val="0"/>
      <w:marRight w:val="0"/>
      <w:marTop w:val="0"/>
      <w:marBottom w:val="0"/>
      <w:divBdr>
        <w:top w:val="none" w:sz="0" w:space="0" w:color="auto"/>
        <w:left w:val="none" w:sz="0" w:space="0" w:color="auto"/>
        <w:bottom w:val="none" w:sz="0" w:space="0" w:color="auto"/>
        <w:right w:val="none" w:sz="0" w:space="0" w:color="auto"/>
      </w:divBdr>
    </w:div>
    <w:div w:id="527061757">
      <w:bodyDiv w:val="1"/>
      <w:marLeft w:val="0"/>
      <w:marRight w:val="0"/>
      <w:marTop w:val="0"/>
      <w:marBottom w:val="0"/>
      <w:divBdr>
        <w:top w:val="none" w:sz="0" w:space="0" w:color="auto"/>
        <w:left w:val="none" w:sz="0" w:space="0" w:color="auto"/>
        <w:bottom w:val="none" w:sz="0" w:space="0" w:color="auto"/>
        <w:right w:val="none" w:sz="0" w:space="0" w:color="auto"/>
      </w:divBdr>
    </w:div>
    <w:div w:id="556161627">
      <w:bodyDiv w:val="1"/>
      <w:marLeft w:val="0"/>
      <w:marRight w:val="0"/>
      <w:marTop w:val="0"/>
      <w:marBottom w:val="0"/>
      <w:divBdr>
        <w:top w:val="none" w:sz="0" w:space="0" w:color="auto"/>
        <w:left w:val="none" w:sz="0" w:space="0" w:color="auto"/>
        <w:bottom w:val="none" w:sz="0" w:space="0" w:color="auto"/>
        <w:right w:val="none" w:sz="0" w:space="0" w:color="auto"/>
      </w:divBdr>
    </w:div>
    <w:div w:id="579364093">
      <w:bodyDiv w:val="1"/>
      <w:marLeft w:val="0"/>
      <w:marRight w:val="0"/>
      <w:marTop w:val="0"/>
      <w:marBottom w:val="0"/>
      <w:divBdr>
        <w:top w:val="none" w:sz="0" w:space="0" w:color="auto"/>
        <w:left w:val="none" w:sz="0" w:space="0" w:color="auto"/>
        <w:bottom w:val="none" w:sz="0" w:space="0" w:color="auto"/>
        <w:right w:val="none" w:sz="0" w:space="0" w:color="auto"/>
      </w:divBdr>
    </w:div>
    <w:div w:id="584728850">
      <w:bodyDiv w:val="1"/>
      <w:marLeft w:val="0"/>
      <w:marRight w:val="0"/>
      <w:marTop w:val="0"/>
      <w:marBottom w:val="0"/>
      <w:divBdr>
        <w:top w:val="none" w:sz="0" w:space="0" w:color="auto"/>
        <w:left w:val="none" w:sz="0" w:space="0" w:color="auto"/>
        <w:bottom w:val="none" w:sz="0" w:space="0" w:color="auto"/>
        <w:right w:val="none" w:sz="0" w:space="0" w:color="auto"/>
      </w:divBdr>
    </w:div>
    <w:div w:id="588270517">
      <w:bodyDiv w:val="1"/>
      <w:marLeft w:val="0"/>
      <w:marRight w:val="0"/>
      <w:marTop w:val="0"/>
      <w:marBottom w:val="0"/>
      <w:divBdr>
        <w:top w:val="none" w:sz="0" w:space="0" w:color="auto"/>
        <w:left w:val="none" w:sz="0" w:space="0" w:color="auto"/>
        <w:bottom w:val="none" w:sz="0" w:space="0" w:color="auto"/>
        <w:right w:val="none" w:sz="0" w:space="0" w:color="auto"/>
      </w:divBdr>
    </w:div>
    <w:div w:id="600380608">
      <w:bodyDiv w:val="1"/>
      <w:marLeft w:val="0"/>
      <w:marRight w:val="0"/>
      <w:marTop w:val="0"/>
      <w:marBottom w:val="0"/>
      <w:divBdr>
        <w:top w:val="none" w:sz="0" w:space="0" w:color="auto"/>
        <w:left w:val="none" w:sz="0" w:space="0" w:color="auto"/>
        <w:bottom w:val="none" w:sz="0" w:space="0" w:color="auto"/>
        <w:right w:val="none" w:sz="0" w:space="0" w:color="auto"/>
      </w:divBdr>
    </w:div>
    <w:div w:id="611742336">
      <w:bodyDiv w:val="1"/>
      <w:marLeft w:val="0"/>
      <w:marRight w:val="0"/>
      <w:marTop w:val="0"/>
      <w:marBottom w:val="0"/>
      <w:divBdr>
        <w:top w:val="none" w:sz="0" w:space="0" w:color="auto"/>
        <w:left w:val="none" w:sz="0" w:space="0" w:color="auto"/>
        <w:bottom w:val="none" w:sz="0" w:space="0" w:color="auto"/>
        <w:right w:val="none" w:sz="0" w:space="0" w:color="auto"/>
      </w:divBdr>
    </w:div>
    <w:div w:id="614485914">
      <w:bodyDiv w:val="1"/>
      <w:marLeft w:val="0"/>
      <w:marRight w:val="0"/>
      <w:marTop w:val="0"/>
      <w:marBottom w:val="0"/>
      <w:divBdr>
        <w:top w:val="none" w:sz="0" w:space="0" w:color="auto"/>
        <w:left w:val="none" w:sz="0" w:space="0" w:color="auto"/>
        <w:bottom w:val="none" w:sz="0" w:space="0" w:color="auto"/>
        <w:right w:val="none" w:sz="0" w:space="0" w:color="auto"/>
      </w:divBdr>
    </w:div>
    <w:div w:id="628975949">
      <w:bodyDiv w:val="1"/>
      <w:marLeft w:val="0"/>
      <w:marRight w:val="0"/>
      <w:marTop w:val="0"/>
      <w:marBottom w:val="0"/>
      <w:divBdr>
        <w:top w:val="none" w:sz="0" w:space="0" w:color="auto"/>
        <w:left w:val="none" w:sz="0" w:space="0" w:color="auto"/>
        <w:bottom w:val="none" w:sz="0" w:space="0" w:color="auto"/>
        <w:right w:val="none" w:sz="0" w:space="0" w:color="auto"/>
      </w:divBdr>
    </w:div>
    <w:div w:id="644818493">
      <w:bodyDiv w:val="1"/>
      <w:marLeft w:val="0"/>
      <w:marRight w:val="0"/>
      <w:marTop w:val="0"/>
      <w:marBottom w:val="0"/>
      <w:divBdr>
        <w:top w:val="none" w:sz="0" w:space="0" w:color="auto"/>
        <w:left w:val="none" w:sz="0" w:space="0" w:color="auto"/>
        <w:bottom w:val="none" w:sz="0" w:space="0" w:color="auto"/>
        <w:right w:val="none" w:sz="0" w:space="0" w:color="auto"/>
      </w:divBdr>
    </w:div>
    <w:div w:id="650016401">
      <w:bodyDiv w:val="1"/>
      <w:marLeft w:val="0"/>
      <w:marRight w:val="0"/>
      <w:marTop w:val="0"/>
      <w:marBottom w:val="0"/>
      <w:divBdr>
        <w:top w:val="none" w:sz="0" w:space="0" w:color="auto"/>
        <w:left w:val="none" w:sz="0" w:space="0" w:color="auto"/>
        <w:bottom w:val="none" w:sz="0" w:space="0" w:color="auto"/>
        <w:right w:val="none" w:sz="0" w:space="0" w:color="auto"/>
      </w:divBdr>
    </w:div>
    <w:div w:id="666052389">
      <w:bodyDiv w:val="1"/>
      <w:marLeft w:val="0"/>
      <w:marRight w:val="0"/>
      <w:marTop w:val="0"/>
      <w:marBottom w:val="0"/>
      <w:divBdr>
        <w:top w:val="none" w:sz="0" w:space="0" w:color="auto"/>
        <w:left w:val="none" w:sz="0" w:space="0" w:color="auto"/>
        <w:bottom w:val="none" w:sz="0" w:space="0" w:color="auto"/>
        <w:right w:val="none" w:sz="0" w:space="0" w:color="auto"/>
      </w:divBdr>
    </w:div>
    <w:div w:id="670834027">
      <w:bodyDiv w:val="1"/>
      <w:marLeft w:val="0"/>
      <w:marRight w:val="0"/>
      <w:marTop w:val="0"/>
      <w:marBottom w:val="0"/>
      <w:divBdr>
        <w:top w:val="none" w:sz="0" w:space="0" w:color="auto"/>
        <w:left w:val="none" w:sz="0" w:space="0" w:color="auto"/>
        <w:bottom w:val="none" w:sz="0" w:space="0" w:color="auto"/>
        <w:right w:val="none" w:sz="0" w:space="0" w:color="auto"/>
      </w:divBdr>
    </w:div>
    <w:div w:id="696195644">
      <w:bodyDiv w:val="1"/>
      <w:marLeft w:val="0"/>
      <w:marRight w:val="0"/>
      <w:marTop w:val="0"/>
      <w:marBottom w:val="0"/>
      <w:divBdr>
        <w:top w:val="none" w:sz="0" w:space="0" w:color="auto"/>
        <w:left w:val="none" w:sz="0" w:space="0" w:color="auto"/>
        <w:bottom w:val="none" w:sz="0" w:space="0" w:color="auto"/>
        <w:right w:val="none" w:sz="0" w:space="0" w:color="auto"/>
      </w:divBdr>
    </w:div>
    <w:div w:id="697001100">
      <w:bodyDiv w:val="1"/>
      <w:marLeft w:val="0"/>
      <w:marRight w:val="0"/>
      <w:marTop w:val="0"/>
      <w:marBottom w:val="0"/>
      <w:divBdr>
        <w:top w:val="none" w:sz="0" w:space="0" w:color="auto"/>
        <w:left w:val="none" w:sz="0" w:space="0" w:color="auto"/>
        <w:bottom w:val="none" w:sz="0" w:space="0" w:color="auto"/>
        <w:right w:val="none" w:sz="0" w:space="0" w:color="auto"/>
      </w:divBdr>
    </w:div>
    <w:div w:id="703870241">
      <w:bodyDiv w:val="1"/>
      <w:marLeft w:val="0"/>
      <w:marRight w:val="0"/>
      <w:marTop w:val="0"/>
      <w:marBottom w:val="0"/>
      <w:divBdr>
        <w:top w:val="none" w:sz="0" w:space="0" w:color="auto"/>
        <w:left w:val="none" w:sz="0" w:space="0" w:color="auto"/>
        <w:bottom w:val="none" w:sz="0" w:space="0" w:color="auto"/>
        <w:right w:val="none" w:sz="0" w:space="0" w:color="auto"/>
      </w:divBdr>
    </w:div>
    <w:div w:id="704674165">
      <w:bodyDiv w:val="1"/>
      <w:marLeft w:val="0"/>
      <w:marRight w:val="0"/>
      <w:marTop w:val="0"/>
      <w:marBottom w:val="0"/>
      <w:divBdr>
        <w:top w:val="none" w:sz="0" w:space="0" w:color="auto"/>
        <w:left w:val="none" w:sz="0" w:space="0" w:color="auto"/>
        <w:bottom w:val="none" w:sz="0" w:space="0" w:color="auto"/>
        <w:right w:val="none" w:sz="0" w:space="0" w:color="auto"/>
      </w:divBdr>
    </w:div>
    <w:div w:id="706566917">
      <w:bodyDiv w:val="1"/>
      <w:marLeft w:val="0"/>
      <w:marRight w:val="0"/>
      <w:marTop w:val="0"/>
      <w:marBottom w:val="0"/>
      <w:divBdr>
        <w:top w:val="none" w:sz="0" w:space="0" w:color="auto"/>
        <w:left w:val="none" w:sz="0" w:space="0" w:color="auto"/>
        <w:bottom w:val="none" w:sz="0" w:space="0" w:color="auto"/>
        <w:right w:val="none" w:sz="0" w:space="0" w:color="auto"/>
      </w:divBdr>
    </w:div>
    <w:div w:id="708846531">
      <w:bodyDiv w:val="1"/>
      <w:marLeft w:val="0"/>
      <w:marRight w:val="0"/>
      <w:marTop w:val="0"/>
      <w:marBottom w:val="0"/>
      <w:divBdr>
        <w:top w:val="none" w:sz="0" w:space="0" w:color="auto"/>
        <w:left w:val="none" w:sz="0" w:space="0" w:color="auto"/>
        <w:bottom w:val="none" w:sz="0" w:space="0" w:color="auto"/>
        <w:right w:val="none" w:sz="0" w:space="0" w:color="auto"/>
      </w:divBdr>
    </w:div>
    <w:div w:id="711073238">
      <w:bodyDiv w:val="1"/>
      <w:marLeft w:val="0"/>
      <w:marRight w:val="0"/>
      <w:marTop w:val="0"/>
      <w:marBottom w:val="0"/>
      <w:divBdr>
        <w:top w:val="none" w:sz="0" w:space="0" w:color="auto"/>
        <w:left w:val="none" w:sz="0" w:space="0" w:color="auto"/>
        <w:bottom w:val="none" w:sz="0" w:space="0" w:color="auto"/>
        <w:right w:val="none" w:sz="0" w:space="0" w:color="auto"/>
      </w:divBdr>
    </w:div>
    <w:div w:id="718018211">
      <w:bodyDiv w:val="1"/>
      <w:marLeft w:val="0"/>
      <w:marRight w:val="0"/>
      <w:marTop w:val="0"/>
      <w:marBottom w:val="0"/>
      <w:divBdr>
        <w:top w:val="none" w:sz="0" w:space="0" w:color="auto"/>
        <w:left w:val="none" w:sz="0" w:space="0" w:color="auto"/>
        <w:bottom w:val="none" w:sz="0" w:space="0" w:color="auto"/>
        <w:right w:val="none" w:sz="0" w:space="0" w:color="auto"/>
      </w:divBdr>
    </w:div>
    <w:div w:id="724910013">
      <w:bodyDiv w:val="1"/>
      <w:marLeft w:val="0"/>
      <w:marRight w:val="0"/>
      <w:marTop w:val="0"/>
      <w:marBottom w:val="0"/>
      <w:divBdr>
        <w:top w:val="none" w:sz="0" w:space="0" w:color="auto"/>
        <w:left w:val="none" w:sz="0" w:space="0" w:color="auto"/>
        <w:bottom w:val="none" w:sz="0" w:space="0" w:color="auto"/>
        <w:right w:val="none" w:sz="0" w:space="0" w:color="auto"/>
      </w:divBdr>
    </w:div>
    <w:div w:id="727605676">
      <w:bodyDiv w:val="1"/>
      <w:marLeft w:val="0"/>
      <w:marRight w:val="0"/>
      <w:marTop w:val="0"/>
      <w:marBottom w:val="0"/>
      <w:divBdr>
        <w:top w:val="none" w:sz="0" w:space="0" w:color="auto"/>
        <w:left w:val="none" w:sz="0" w:space="0" w:color="auto"/>
        <w:bottom w:val="none" w:sz="0" w:space="0" w:color="auto"/>
        <w:right w:val="none" w:sz="0" w:space="0" w:color="auto"/>
      </w:divBdr>
    </w:div>
    <w:div w:id="730736297">
      <w:bodyDiv w:val="1"/>
      <w:marLeft w:val="0"/>
      <w:marRight w:val="0"/>
      <w:marTop w:val="0"/>
      <w:marBottom w:val="0"/>
      <w:divBdr>
        <w:top w:val="none" w:sz="0" w:space="0" w:color="auto"/>
        <w:left w:val="none" w:sz="0" w:space="0" w:color="auto"/>
        <w:bottom w:val="none" w:sz="0" w:space="0" w:color="auto"/>
        <w:right w:val="none" w:sz="0" w:space="0" w:color="auto"/>
      </w:divBdr>
    </w:div>
    <w:div w:id="734670911">
      <w:bodyDiv w:val="1"/>
      <w:marLeft w:val="0"/>
      <w:marRight w:val="0"/>
      <w:marTop w:val="0"/>
      <w:marBottom w:val="0"/>
      <w:divBdr>
        <w:top w:val="none" w:sz="0" w:space="0" w:color="auto"/>
        <w:left w:val="none" w:sz="0" w:space="0" w:color="auto"/>
        <w:bottom w:val="none" w:sz="0" w:space="0" w:color="auto"/>
        <w:right w:val="none" w:sz="0" w:space="0" w:color="auto"/>
      </w:divBdr>
    </w:div>
    <w:div w:id="738289860">
      <w:bodyDiv w:val="1"/>
      <w:marLeft w:val="0"/>
      <w:marRight w:val="0"/>
      <w:marTop w:val="0"/>
      <w:marBottom w:val="0"/>
      <w:divBdr>
        <w:top w:val="none" w:sz="0" w:space="0" w:color="auto"/>
        <w:left w:val="none" w:sz="0" w:space="0" w:color="auto"/>
        <w:bottom w:val="none" w:sz="0" w:space="0" w:color="auto"/>
        <w:right w:val="none" w:sz="0" w:space="0" w:color="auto"/>
      </w:divBdr>
    </w:div>
    <w:div w:id="744450395">
      <w:bodyDiv w:val="1"/>
      <w:marLeft w:val="0"/>
      <w:marRight w:val="0"/>
      <w:marTop w:val="0"/>
      <w:marBottom w:val="0"/>
      <w:divBdr>
        <w:top w:val="none" w:sz="0" w:space="0" w:color="auto"/>
        <w:left w:val="none" w:sz="0" w:space="0" w:color="auto"/>
        <w:bottom w:val="none" w:sz="0" w:space="0" w:color="auto"/>
        <w:right w:val="none" w:sz="0" w:space="0" w:color="auto"/>
      </w:divBdr>
    </w:div>
    <w:div w:id="745496826">
      <w:bodyDiv w:val="1"/>
      <w:marLeft w:val="0"/>
      <w:marRight w:val="0"/>
      <w:marTop w:val="0"/>
      <w:marBottom w:val="0"/>
      <w:divBdr>
        <w:top w:val="none" w:sz="0" w:space="0" w:color="auto"/>
        <w:left w:val="none" w:sz="0" w:space="0" w:color="auto"/>
        <w:bottom w:val="none" w:sz="0" w:space="0" w:color="auto"/>
        <w:right w:val="none" w:sz="0" w:space="0" w:color="auto"/>
      </w:divBdr>
    </w:div>
    <w:div w:id="750395170">
      <w:bodyDiv w:val="1"/>
      <w:marLeft w:val="0"/>
      <w:marRight w:val="0"/>
      <w:marTop w:val="0"/>
      <w:marBottom w:val="0"/>
      <w:divBdr>
        <w:top w:val="none" w:sz="0" w:space="0" w:color="auto"/>
        <w:left w:val="none" w:sz="0" w:space="0" w:color="auto"/>
        <w:bottom w:val="none" w:sz="0" w:space="0" w:color="auto"/>
        <w:right w:val="none" w:sz="0" w:space="0" w:color="auto"/>
      </w:divBdr>
    </w:div>
    <w:div w:id="752899912">
      <w:bodyDiv w:val="1"/>
      <w:marLeft w:val="0"/>
      <w:marRight w:val="0"/>
      <w:marTop w:val="0"/>
      <w:marBottom w:val="0"/>
      <w:divBdr>
        <w:top w:val="none" w:sz="0" w:space="0" w:color="auto"/>
        <w:left w:val="none" w:sz="0" w:space="0" w:color="auto"/>
        <w:bottom w:val="none" w:sz="0" w:space="0" w:color="auto"/>
        <w:right w:val="none" w:sz="0" w:space="0" w:color="auto"/>
      </w:divBdr>
    </w:div>
    <w:div w:id="756948416">
      <w:bodyDiv w:val="1"/>
      <w:marLeft w:val="0"/>
      <w:marRight w:val="0"/>
      <w:marTop w:val="0"/>
      <w:marBottom w:val="0"/>
      <w:divBdr>
        <w:top w:val="none" w:sz="0" w:space="0" w:color="auto"/>
        <w:left w:val="none" w:sz="0" w:space="0" w:color="auto"/>
        <w:bottom w:val="none" w:sz="0" w:space="0" w:color="auto"/>
        <w:right w:val="none" w:sz="0" w:space="0" w:color="auto"/>
      </w:divBdr>
    </w:div>
    <w:div w:id="762918739">
      <w:bodyDiv w:val="1"/>
      <w:marLeft w:val="0"/>
      <w:marRight w:val="0"/>
      <w:marTop w:val="0"/>
      <w:marBottom w:val="0"/>
      <w:divBdr>
        <w:top w:val="none" w:sz="0" w:space="0" w:color="auto"/>
        <w:left w:val="none" w:sz="0" w:space="0" w:color="auto"/>
        <w:bottom w:val="none" w:sz="0" w:space="0" w:color="auto"/>
        <w:right w:val="none" w:sz="0" w:space="0" w:color="auto"/>
      </w:divBdr>
    </w:div>
    <w:div w:id="764805723">
      <w:bodyDiv w:val="1"/>
      <w:marLeft w:val="0"/>
      <w:marRight w:val="0"/>
      <w:marTop w:val="0"/>
      <w:marBottom w:val="0"/>
      <w:divBdr>
        <w:top w:val="none" w:sz="0" w:space="0" w:color="auto"/>
        <w:left w:val="none" w:sz="0" w:space="0" w:color="auto"/>
        <w:bottom w:val="none" w:sz="0" w:space="0" w:color="auto"/>
        <w:right w:val="none" w:sz="0" w:space="0" w:color="auto"/>
      </w:divBdr>
    </w:div>
    <w:div w:id="769199444">
      <w:bodyDiv w:val="1"/>
      <w:marLeft w:val="0"/>
      <w:marRight w:val="0"/>
      <w:marTop w:val="0"/>
      <w:marBottom w:val="0"/>
      <w:divBdr>
        <w:top w:val="none" w:sz="0" w:space="0" w:color="auto"/>
        <w:left w:val="none" w:sz="0" w:space="0" w:color="auto"/>
        <w:bottom w:val="none" w:sz="0" w:space="0" w:color="auto"/>
        <w:right w:val="none" w:sz="0" w:space="0" w:color="auto"/>
      </w:divBdr>
    </w:div>
    <w:div w:id="771319657">
      <w:bodyDiv w:val="1"/>
      <w:marLeft w:val="0"/>
      <w:marRight w:val="0"/>
      <w:marTop w:val="0"/>
      <w:marBottom w:val="0"/>
      <w:divBdr>
        <w:top w:val="none" w:sz="0" w:space="0" w:color="auto"/>
        <w:left w:val="none" w:sz="0" w:space="0" w:color="auto"/>
        <w:bottom w:val="none" w:sz="0" w:space="0" w:color="auto"/>
        <w:right w:val="none" w:sz="0" w:space="0" w:color="auto"/>
      </w:divBdr>
    </w:div>
    <w:div w:id="773480685">
      <w:bodyDiv w:val="1"/>
      <w:marLeft w:val="0"/>
      <w:marRight w:val="0"/>
      <w:marTop w:val="0"/>
      <w:marBottom w:val="0"/>
      <w:divBdr>
        <w:top w:val="none" w:sz="0" w:space="0" w:color="auto"/>
        <w:left w:val="none" w:sz="0" w:space="0" w:color="auto"/>
        <w:bottom w:val="none" w:sz="0" w:space="0" w:color="auto"/>
        <w:right w:val="none" w:sz="0" w:space="0" w:color="auto"/>
      </w:divBdr>
    </w:div>
    <w:div w:id="791175300">
      <w:bodyDiv w:val="1"/>
      <w:marLeft w:val="0"/>
      <w:marRight w:val="0"/>
      <w:marTop w:val="0"/>
      <w:marBottom w:val="0"/>
      <w:divBdr>
        <w:top w:val="none" w:sz="0" w:space="0" w:color="auto"/>
        <w:left w:val="none" w:sz="0" w:space="0" w:color="auto"/>
        <w:bottom w:val="none" w:sz="0" w:space="0" w:color="auto"/>
        <w:right w:val="none" w:sz="0" w:space="0" w:color="auto"/>
      </w:divBdr>
    </w:div>
    <w:div w:id="792214276">
      <w:bodyDiv w:val="1"/>
      <w:marLeft w:val="0"/>
      <w:marRight w:val="0"/>
      <w:marTop w:val="0"/>
      <w:marBottom w:val="0"/>
      <w:divBdr>
        <w:top w:val="none" w:sz="0" w:space="0" w:color="auto"/>
        <w:left w:val="none" w:sz="0" w:space="0" w:color="auto"/>
        <w:bottom w:val="none" w:sz="0" w:space="0" w:color="auto"/>
        <w:right w:val="none" w:sz="0" w:space="0" w:color="auto"/>
      </w:divBdr>
    </w:div>
    <w:div w:id="804355139">
      <w:bodyDiv w:val="1"/>
      <w:marLeft w:val="0"/>
      <w:marRight w:val="0"/>
      <w:marTop w:val="0"/>
      <w:marBottom w:val="0"/>
      <w:divBdr>
        <w:top w:val="none" w:sz="0" w:space="0" w:color="auto"/>
        <w:left w:val="none" w:sz="0" w:space="0" w:color="auto"/>
        <w:bottom w:val="none" w:sz="0" w:space="0" w:color="auto"/>
        <w:right w:val="none" w:sz="0" w:space="0" w:color="auto"/>
      </w:divBdr>
    </w:div>
    <w:div w:id="805197977">
      <w:bodyDiv w:val="1"/>
      <w:marLeft w:val="0"/>
      <w:marRight w:val="0"/>
      <w:marTop w:val="0"/>
      <w:marBottom w:val="0"/>
      <w:divBdr>
        <w:top w:val="none" w:sz="0" w:space="0" w:color="auto"/>
        <w:left w:val="none" w:sz="0" w:space="0" w:color="auto"/>
        <w:bottom w:val="none" w:sz="0" w:space="0" w:color="auto"/>
        <w:right w:val="none" w:sz="0" w:space="0" w:color="auto"/>
      </w:divBdr>
    </w:div>
    <w:div w:id="823085533">
      <w:bodyDiv w:val="1"/>
      <w:marLeft w:val="0"/>
      <w:marRight w:val="0"/>
      <w:marTop w:val="0"/>
      <w:marBottom w:val="0"/>
      <w:divBdr>
        <w:top w:val="none" w:sz="0" w:space="0" w:color="auto"/>
        <w:left w:val="none" w:sz="0" w:space="0" w:color="auto"/>
        <w:bottom w:val="none" w:sz="0" w:space="0" w:color="auto"/>
        <w:right w:val="none" w:sz="0" w:space="0" w:color="auto"/>
      </w:divBdr>
    </w:div>
    <w:div w:id="834732886">
      <w:bodyDiv w:val="1"/>
      <w:marLeft w:val="0"/>
      <w:marRight w:val="0"/>
      <w:marTop w:val="0"/>
      <w:marBottom w:val="0"/>
      <w:divBdr>
        <w:top w:val="none" w:sz="0" w:space="0" w:color="auto"/>
        <w:left w:val="none" w:sz="0" w:space="0" w:color="auto"/>
        <w:bottom w:val="none" w:sz="0" w:space="0" w:color="auto"/>
        <w:right w:val="none" w:sz="0" w:space="0" w:color="auto"/>
      </w:divBdr>
    </w:div>
    <w:div w:id="838346759">
      <w:bodyDiv w:val="1"/>
      <w:marLeft w:val="0"/>
      <w:marRight w:val="0"/>
      <w:marTop w:val="0"/>
      <w:marBottom w:val="0"/>
      <w:divBdr>
        <w:top w:val="none" w:sz="0" w:space="0" w:color="auto"/>
        <w:left w:val="none" w:sz="0" w:space="0" w:color="auto"/>
        <w:bottom w:val="none" w:sz="0" w:space="0" w:color="auto"/>
        <w:right w:val="none" w:sz="0" w:space="0" w:color="auto"/>
      </w:divBdr>
    </w:div>
    <w:div w:id="840312563">
      <w:bodyDiv w:val="1"/>
      <w:marLeft w:val="0"/>
      <w:marRight w:val="0"/>
      <w:marTop w:val="0"/>
      <w:marBottom w:val="0"/>
      <w:divBdr>
        <w:top w:val="none" w:sz="0" w:space="0" w:color="auto"/>
        <w:left w:val="none" w:sz="0" w:space="0" w:color="auto"/>
        <w:bottom w:val="none" w:sz="0" w:space="0" w:color="auto"/>
        <w:right w:val="none" w:sz="0" w:space="0" w:color="auto"/>
      </w:divBdr>
    </w:div>
    <w:div w:id="841241825">
      <w:bodyDiv w:val="1"/>
      <w:marLeft w:val="0"/>
      <w:marRight w:val="0"/>
      <w:marTop w:val="0"/>
      <w:marBottom w:val="0"/>
      <w:divBdr>
        <w:top w:val="none" w:sz="0" w:space="0" w:color="auto"/>
        <w:left w:val="none" w:sz="0" w:space="0" w:color="auto"/>
        <w:bottom w:val="none" w:sz="0" w:space="0" w:color="auto"/>
        <w:right w:val="none" w:sz="0" w:space="0" w:color="auto"/>
      </w:divBdr>
    </w:div>
    <w:div w:id="893202994">
      <w:bodyDiv w:val="1"/>
      <w:marLeft w:val="0"/>
      <w:marRight w:val="0"/>
      <w:marTop w:val="0"/>
      <w:marBottom w:val="0"/>
      <w:divBdr>
        <w:top w:val="none" w:sz="0" w:space="0" w:color="auto"/>
        <w:left w:val="none" w:sz="0" w:space="0" w:color="auto"/>
        <w:bottom w:val="none" w:sz="0" w:space="0" w:color="auto"/>
        <w:right w:val="none" w:sz="0" w:space="0" w:color="auto"/>
      </w:divBdr>
    </w:div>
    <w:div w:id="908271902">
      <w:bodyDiv w:val="1"/>
      <w:marLeft w:val="0"/>
      <w:marRight w:val="0"/>
      <w:marTop w:val="0"/>
      <w:marBottom w:val="0"/>
      <w:divBdr>
        <w:top w:val="none" w:sz="0" w:space="0" w:color="auto"/>
        <w:left w:val="none" w:sz="0" w:space="0" w:color="auto"/>
        <w:bottom w:val="none" w:sz="0" w:space="0" w:color="auto"/>
        <w:right w:val="none" w:sz="0" w:space="0" w:color="auto"/>
      </w:divBdr>
    </w:div>
    <w:div w:id="908538656">
      <w:bodyDiv w:val="1"/>
      <w:marLeft w:val="0"/>
      <w:marRight w:val="0"/>
      <w:marTop w:val="0"/>
      <w:marBottom w:val="0"/>
      <w:divBdr>
        <w:top w:val="none" w:sz="0" w:space="0" w:color="auto"/>
        <w:left w:val="none" w:sz="0" w:space="0" w:color="auto"/>
        <w:bottom w:val="none" w:sz="0" w:space="0" w:color="auto"/>
        <w:right w:val="none" w:sz="0" w:space="0" w:color="auto"/>
      </w:divBdr>
    </w:div>
    <w:div w:id="935136584">
      <w:bodyDiv w:val="1"/>
      <w:marLeft w:val="0"/>
      <w:marRight w:val="0"/>
      <w:marTop w:val="0"/>
      <w:marBottom w:val="0"/>
      <w:divBdr>
        <w:top w:val="none" w:sz="0" w:space="0" w:color="auto"/>
        <w:left w:val="none" w:sz="0" w:space="0" w:color="auto"/>
        <w:bottom w:val="none" w:sz="0" w:space="0" w:color="auto"/>
        <w:right w:val="none" w:sz="0" w:space="0" w:color="auto"/>
      </w:divBdr>
    </w:div>
    <w:div w:id="937560838">
      <w:bodyDiv w:val="1"/>
      <w:marLeft w:val="0"/>
      <w:marRight w:val="0"/>
      <w:marTop w:val="0"/>
      <w:marBottom w:val="0"/>
      <w:divBdr>
        <w:top w:val="none" w:sz="0" w:space="0" w:color="auto"/>
        <w:left w:val="none" w:sz="0" w:space="0" w:color="auto"/>
        <w:bottom w:val="none" w:sz="0" w:space="0" w:color="auto"/>
        <w:right w:val="none" w:sz="0" w:space="0" w:color="auto"/>
      </w:divBdr>
    </w:div>
    <w:div w:id="948510830">
      <w:bodyDiv w:val="1"/>
      <w:marLeft w:val="0"/>
      <w:marRight w:val="0"/>
      <w:marTop w:val="0"/>
      <w:marBottom w:val="0"/>
      <w:divBdr>
        <w:top w:val="none" w:sz="0" w:space="0" w:color="auto"/>
        <w:left w:val="none" w:sz="0" w:space="0" w:color="auto"/>
        <w:bottom w:val="none" w:sz="0" w:space="0" w:color="auto"/>
        <w:right w:val="none" w:sz="0" w:space="0" w:color="auto"/>
      </w:divBdr>
    </w:div>
    <w:div w:id="957030096">
      <w:bodyDiv w:val="1"/>
      <w:marLeft w:val="0"/>
      <w:marRight w:val="0"/>
      <w:marTop w:val="0"/>
      <w:marBottom w:val="0"/>
      <w:divBdr>
        <w:top w:val="none" w:sz="0" w:space="0" w:color="auto"/>
        <w:left w:val="none" w:sz="0" w:space="0" w:color="auto"/>
        <w:bottom w:val="none" w:sz="0" w:space="0" w:color="auto"/>
        <w:right w:val="none" w:sz="0" w:space="0" w:color="auto"/>
      </w:divBdr>
    </w:div>
    <w:div w:id="963511017">
      <w:bodyDiv w:val="1"/>
      <w:marLeft w:val="0"/>
      <w:marRight w:val="0"/>
      <w:marTop w:val="0"/>
      <w:marBottom w:val="0"/>
      <w:divBdr>
        <w:top w:val="none" w:sz="0" w:space="0" w:color="auto"/>
        <w:left w:val="none" w:sz="0" w:space="0" w:color="auto"/>
        <w:bottom w:val="none" w:sz="0" w:space="0" w:color="auto"/>
        <w:right w:val="none" w:sz="0" w:space="0" w:color="auto"/>
      </w:divBdr>
    </w:div>
    <w:div w:id="992563327">
      <w:bodyDiv w:val="1"/>
      <w:marLeft w:val="0"/>
      <w:marRight w:val="0"/>
      <w:marTop w:val="0"/>
      <w:marBottom w:val="0"/>
      <w:divBdr>
        <w:top w:val="none" w:sz="0" w:space="0" w:color="auto"/>
        <w:left w:val="none" w:sz="0" w:space="0" w:color="auto"/>
        <w:bottom w:val="none" w:sz="0" w:space="0" w:color="auto"/>
        <w:right w:val="none" w:sz="0" w:space="0" w:color="auto"/>
      </w:divBdr>
    </w:div>
    <w:div w:id="1010448673">
      <w:bodyDiv w:val="1"/>
      <w:marLeft w:val="0"/>
      <w:marRight w:val="0"/>
      <w:marTop w:val="0"/>
      <w:marBottom w:val="0"/>
      <w:divBdr>
        <w:top w:val="none" w:sz="0" w:space="0" w:color="auto"/>
        <w:left w:val="none" w:sz="0" w:space="0" w:color="auto"/>
        <w:bottom w:val="none" w:sz="0" w:space="0" w:color="auto"/>
        <w:right w:val="none" w:sz="0" w:space="0" w:color="auto"/>
      </w:divBdr>
    </w:div>
    <w:div w:id="1012534431">
      <w:bodyDiv w:val="1"/>
      <w:marLeft w:val="0"/>
      <w:marRight w:val="0"/>
      <w:marTop w:val="0"/>
      <w:marBottom w:val="0"/>
      <w:divBdr>
        <w:top w:val="none" w:sz="0" w:space="0" w:color="auto"/>
        <w:left w:val="none" w:sz="0" w:space="0" w:color="auto"/>
        <w:bottom w:val="none" w:sz="0" w:space="0" w:color="auto"/>
        <w:right w:val="none" w:sz="0" w:space="0" w:color="auto"/>
      </w:divBdr>
    </w:div>
    <w:div w:id="1032924341">
      <w:bodyDiv w:val="1"/>
      <w:marLeft w:val="0"/>
      <w:marRight w:val="0"/>
      <w:marTop w:val="0"/>
      <w:marBottom w:val="0"/>
      <w:divBdr>
        <w:top w:val="none" w:sz="0" w:space="0" w:color="auto"/>
        <w:left w:val="none" w:sz="0" w:space="0" w:color="auto"/>
        <w:bottom w:val="none" w:sz="0" w:space="0" w:color="auto"/>
        <w:right w:val="none" w:sz="0" w:space="0" w:color="auto"/>
      </w:divBdr>
    </w:div>
    <w:div w:id="1034119613">
      <w:bodyDiv w:val="1"/>
      <w:marLeft w:val="0"/>
      <w:marRight w:val="0"/>
      <w:marTop w:val="0"/>
      <w:marBottom w:val="0"/>
      <w:divBdr>
        <w:top w:val="none" w:sz="0" w:space="0" w:color="auto"/>
        <w:left w:val="none" w:sz="0" w:space="0" w:color="auto"/>
        <w:bottom w:val="none" w:sz="0" w:space="0" w:color="auto"/>
        <w:right w:val="none" w:sz="0" w:space="0" w:color="auto"/>
      </w:divBdr>
    </w:div>
    <w:div w:id="1037511368">
      <w:bodyDiv w:val="1"/>
      <w:marLeft w:val="0"/>
      <w:marRight w:val="0"/>
      <w:marTop w:val="0"/>
      <w:marBottom w:val="0"/>
      <w:divBdr>
        <w:top w:val="none" w:sz="0" w:space="0" w:color="auto"/>
        <w:left w:val="none" w:sz="0" w:space="0" w:color="auto"/>
        <w:bottom w:val="none" w:sz="0" w:space="0" w:color="auto"/>
        <w:right w:val="none" w:sz="0" w:space="0" w:color="auto"/>
      </w:divBdr>
    </w:div>
    <w:div w:id="1052772423">
      <w:bodyDiv w:val="1"/>
      <w:marLeft w:val="0"/>
      <w:marRight w:val="0"/>
      <w:marTop w:val="0"/>
      <w:marBottom w:val="0"/>
      <w:divBdr>
        <w:top w:val="none" w:sz="0" w:space="0" w:color="auto"/>
        <w:left w:val="none" w:sz="0" w:space="0" w:color="auto"/>
        <w:bottom w:val="none" w:sz="0" w:space="0" w:color="auto"/>
        <w:right w:val="none" w:sz="0" w:space="0" w:color="auto"/>
      </w:divBdr>
    </w:div>
    <w:div w:id="1060521158">
      <w:bodyDiv w:val="1"/>
      <w:marLeft w:val="0"/>
      <w:marRight w:val="0"/>
      <w:marTop w:val="0"/>
      <w:marBottom w:val="0"/>
      <w:divBdr>
        <w:top w:val="none" w:sz="0" w:space="0" w:color="auto"/>
        <w:left w:val="none" w:sz="0" w:space="0" w:color="auto"/>
        <w:bottom w:val="none" w:sz="0" w:space="0" w:color="auto"/>
        <w:right w:val="none" w:sz="0" w:space="0" w:color="auto"/>
      </w:divBdr>
    </w:div>
    <w:div w:id="1077165705">
      <w:bodyDiv w:val="1"/>
      <w:marLeft w:val="0"/>
      <w:marRight w:val="0"/>
      <w:marTop w:val="0"/>
      <w:marBottom w:val="0"/>
      <w:divBdr>
        <w:top w:val="none" w:sz="0" w:space="0" w:color="auto"/>
        <w:left w:val="none" w:sz="0" w:space="0" w:color="auto"/>
        <w:bottom w:val="none" w:sz="0" w:space="0" w:color="auto"/>
        <w:right w:val="none" w:sz="0" w:space="0" w:color="auto"/>
      </w:divBdr>
    </w:div>
    <w:div w:id="1079060043">
      <w:bodyDiv w:val="1"/>
      <w:marLeft w:val="0"/>
      <w:marRight w:val="0"/>
      <w:marTop w:val="0"/>
      <w:marBottom w:val="0"/>
      <w:divBdr>
        <w:top w:val="none" w:sz="0" w:space="0" w:color="auto"/>
        <w:left w:val="none" w:sz="0" w:space="0" w:color="auto"/>
        <w:bottom w:val="none" w:sz="0" w:space="0" w:color="auto"/>
        <w:right w:val="none" w:sz="0" w:space="0" w:color="auto"/>
      </w:divBdr>
    </w:div>
    <w:div w:id="1082947517">
      <w:bodyDiv w:val="1"/>
      <w:marLeft w:val="0"/>
      <w:marRight w:val="0"/>
      <w:marTop w:val="0"/>
      <w:marBottom w:val="0"/>
      <w:divBdr>
        <w:top w:val="none" w:sz="0" w:space="0" w:color="auto"/>
        <w:left w:val="none" w:sz="0" w:space="0" w:color="auto"/>
        <w:bottom w:val="none" w:sz="0" w:space="0" w:color="auto"/>
        <w:right w:val="none" w:sz="0" w:space="0" w:color="auto"/>
      </w:divBdr>
    </w:div>
    <w:div w:id="1103956479">
      <w:bodyDiv w:val="1"/>
      <w:marLeft w:val="0"/>
      <w:marRight w:val="0"/>
      <w:marTop w:val="0"/>
      <w:marBottom w:val="0"/>
      <w:divBdr>
        <w:top w:val="none" w:sz="0" w:space="0" w:color="auto"/>
        <w:left w:val="none" w:sz="0" w:space="0" w:color="auto"/>
        <w:bottom w:val="none" w:sz="0" w:space="0" w:color="auto"/>
        <w:right w:val="none" w:sz="0" w:space="0" w:color="auto"/>
      </w:divBdr>
    </w:div>
    <w:div w:id="1110973640">
      <w:bodyDiv w:val="1"/>
      <w:marLeft w:val="0"/>
      <w:marRight w:val="0"/>
      <w:marTop w:val="0"/>
      <w:marBottom w:val="0"/>
      <w:divBdr>
        <w:top w:val="none" w:sz="0" w:space="0" w:color="auto"/>
        <w:left w:val="none" w:sz="0" w:space="0" w:color="auto"/>
        <w:bottom w:val="none" w:sz="0" w:space="0" w:color="auto"/>
        <w:right w:val="none" w:sz="0" w:space="0" w:color="auto"/>
      </w:divBdr>
    </w:div>
    <w:div w:id="1123697293">
      <w:bodyDiv w:val="1"/>
      <w:marLeft w:val="0"/>
      <w:marRight w:val="0"/>
      <w:marTop w:val="0"/>
      <w:marBottom w:val="0"/>
      <w:divBdr>
        <w:top w:val="none" w:sz="0" w:space="0" w:color="auto"/>
        <w:left w:val="none" w:sz="0" w:space="0" w:color="auto"/>
        <w:bottom w:val="none" w:sz="0" w:space="0" w:color="auto"/>
        <w:right w:val="none" w:sz="0" w:space="0" w:color="auto"/>
      </w:divBdr>
    </w:div>
    <w:div w:id="1124884791">
      <w:bodyDiv w:val="1"/>
      <w:marLeft w:val="0"/>
      <w:marRight w:val="0"/>
      <w:marTop w:val="0"/>
      <w:marBottom w:val="0"/>
      <w:divBdr>
        <w:top w:val="none" w:sz="0" w:space="0" w:color="auto"/>
        <w:left w:val="none" w:sz="0" w:space="0" w:color="auto"/>
        <w:bottom w:val="none" w:sz="0" w:space="0" w:color="auto"/>
        <w:right w:val="none" w:sz="0" w:space="0" w:color="auto"/>
      </w:divBdr>
    </w:div>
    <w:div w:id="1128088103">
      <w:bodyDiv w:val="1"/>
      <w:marLeft w:val="0"/>
      <w:marRight w:val="0"/>
      <w:marTop w:val="0"/>
      <w:marBottom w:val="0"/>
      <w:divBdr>
        <w:top w:val="none" w:sz="0" w:space="0" w:color="auto"/>
        <w:left w:val="none" w:sz="0" w:space="0" w:color="auto"/>
        <w:bottom w:val="none" w:sz="0" w:space="0" w:color="auto"/>
        <w:right w:val="none" w:sz="0" w:space="0" w:color="auto"/>
      </w:divBdr>
    </w:div>
    <w:div w:id="1129276683">
      <w:bodyDiv w:val="1"/>
      <w:marLeft w:val="0"/>
      <w:marRight w:val="0"/>
      <w:marTop w:val="0"/>
      <w:marBottom w:val="0"/>
      <w:divBdr>
        <w:top w:val="none" w:sz="0" w:space="0" w:color="auto"/>
        <w:left w:val="none" w:sz="0" w:space="0" w:color="auto"/>
        <w:bottom w:val="none" w:sz="0" w:space="0" w:color="auto"/>
        <w:right w:val="none" w:sz="0" w:space="0" w:color="auto"/>
      </w:divBdr>
    </w:div>
    <w:div w:id="1132360426">
      <w:bodyDiv w:val="1"/>
      <w:marLeft w:val="0"/>
      <w:marRight w:val="0"/>
      <w:marTop w:val="0"/>
      <w:marBottom w:val="0"/>
      <w:divBdr>
        <w:top w:val="none" w:sz="0" w:space="0" w:color="auto"/>
        <w:left w:val="none" w:sz="0" w:space="0" w:color="auto"/>
        <w:bottom w:val="none" w:sz="0" w:space="0" w:color="auto"/>
        <w:right w:val="none" w:sz="0" w:space="0" w:color="auto"/>
      </w:divBdr>
    </w:div>
    <w:div w:id="1132745037">
      <w:bodyDiv w:val="1"/>
      <w:marLeft w:val="0"/>
      <w:marRight w:val="0"/>
      <w:marTop w:val="0"/>
      <w:marBottom w:val="0"/>
      <w:divBdr>
        <w:top w:val="none" w:sz="0" w:space="0" w:color="auto"/>
        <w:left w:val="none" w:sz="0" w:space="0" w:color="auto"/>
        <w:bottom w:val="none" w:sz="0" w:space="0" w:color="auto"/>
        <w:right w:val="none" w:sz="0" w:space="0" w:color="auto"/>
      </w:divBdr>
    </w:div>
    <w:div w:id="1139768516">
      <w:bodyDiv w:val="1"/>
      <w:marLeft w:val="0"/>
      <w:marRight w:val="0"/>
      <w:marTop w:val="0"/>
      <w:marBottom w:val="0"/>
      <w:divBdr>
        <w:top w:val="none" w:sz="0" w:space="0" w:color="auto"/>
        <w:left w:val="none" w:sz="0" w:space="0" w:color="auto"/>
        <w:bottom w:val="none" w:sz="0" w:space="0" w:color="auto"/>
        <w:right w:val="none" w:sz="0" w:space="0" w:color="auto"/>
      </w:divBdr>
    </w:div>
    <w:div w:id="1140608885">
      <w:bodyDiv w:val="1"/>
      <w:marLeft w:val="0"/>
      <w:marRight w:val="0"/>
      <w:marTop w:val="0"/>
      <w:marBottom w:val="0"/>
      <w:divBdr>
        <w:top w:val="none" w:sz="0" w:space="0" w:color="auto"/>
        <w:left w:val="none" w:sz="0" w:space="0" w:color="auto"/>
        <w:bottom w:val="none" w:sz="0" w:space="0" w:color="auto"/>
        <w:right w:val="none" w:sz="0" w:space="0" w:color="auto"/>
      </w:divBdr>
    </w:div>
    <w:div w:id="1142233525">
      <w:bodyDiv w:val="1"/>
      <w:marLeft w:val="0"/>
      <w:marRight w:val="0"/>
      <w:marTop w:val="0"/>
      <w:marBottom w:val="0"/>
      <w:divBdr>
        <w:top w:val="none" w:sz="0" w:space="0" w:color="auto"/>
        <w:left w:val="none" w:sz="0" w:space="0" w:color="auto"/>
        <w:bottom w:val="none" w:sz="0" w:space="0" w:color="auto"/>
        <w:right w:val="none" w:sz="0" w:space="0" w:color="auto"/>
      </w:divBdr>
    </w:div>
    <w:div w:id="1147356767">
      <w:bodyDiv w:val="1"/>
      <w:marLeft w:val="0"/>
      <w:marRight w:val="0"/>
      <w:marTop w:val="0"/>
      <w:marBottom w:val="0"/>
      <w:divBdr>
        <w:top w:val="none" w:sz="0" w:space="0" w:color="auto"/>
        <w:left w:val="none" w:sz="0" w:space="0" w:color="auto"/>
        <w:bottom w:val="none" w:sz="0" w:space="0" w:color="auto"/>
        <w:right w:val="none" w:sz="0" w:space="0" w:color="auto"/>
      </w:divBdr>
    </w:div>
    <w:div w:id="1150681650">
      <w:bodyDiv w:val="1"/>
      <w:marLeft w:val="0"/>
      <w:marRight w:val="0"/>
      <w:marTop w:val="0"/>
      <w:marBottom w:val="0"/>
      <w:divBdr>
        <w:top w:val="none" w:sz="0" w:space="0" w:color="auto"/>
        <w:left w:val="none" w:sz="0" w:space="0" w:color="auto"/>
        <w:bottom w:val="none" w:sz="0" w:space="0" w:color="auto"/>
        <w:right w:val="none" w:sz="0" w:space="0" w:color="auto"/>
      </w:divBdr>
    </w:div>
    <w:div w:id="1161773774">
      <w:bodyDiv w:val="1"/>
      <w:marLeft w:val="0"/>
      <w:marRight w:val="0"/>
      <w:marTop w:val="0"/>
      <w:marBottom w:val="0"/>
      <w:divBdr>
        <w:top w:val="none" w:sz="0" w:space="0" w:color="auto"/>
        <w:left w:val="none" w:sz="0" w:space="0" w:color="auto"/>
        <w:bottom w:val="none" w:sz="0" w:space="0" w:color="auto"/>
        <w:right w:val="none" w:sz="0" w:space="0" w:color="auto"/>
      </w:divBdr>
    </w:div>
    <w:div w:id="1162623462">
      <w:bodyDiv w:val="1"/>
      <w:marLeft w:val="0"/>
      <w:marRight w:val="0"/>
      <w:marTop w:val="0"/>
      <w:marBottom w:val="0"/>
      <w:divBdr>
        <w:top w:val="none" w:sz="0" w:space="0" w:color="auto"/>
        <w:left w:val="none" w:sz="0" w:space="0" w:color="auto"/>
        <w:bottom w:val="none" w:sz="0" w:space="0" w:color="auto"/>
        <w:right w:val="none" w:sz="0" w:space="0" w:color="auto"/>
      </w:divBdr>
    </w:div>
    <w:div w:id="1171992555">
      <w:bodyDiv w:val="1"/>
      <w:marLeft w:val="0"/>
      <w:marRight w:val="0"/>
      <w:marTop w:val="0"/>
      <w:marBottom w:val="0"/>
      <w:divBdr>
        <w:top w:val="none" w:sz="0" w:space="0" w:color="auto"/>
        <w:left w:val="none" w:sz="0" w:space="0" w:color="auto"/>
        <w:bottom w:val="none" w:sz="0" w:space="0" w:color="auto"/>
        <w:right w:val="none" w:sz="0" w:space="0" w:color="auto"/>
      </w:divBdr>
    </w:div>
    <w:div w:id="1173490148">
      <w:bodyDiv w:val="1"/>
      <w:marLeft w:val="0"/>
      <w:marRight w:val="0"/>
      <w:marTop w:val="0"/>
      <w:marBottom w:val="0"/>
      <w:divBdr>
        <w:top w:val="none" w:sz="0" w:space="0" w:color="auto"/>
        <w:left w:val="none" w:sz="0" w:space="0" w:color="auto"/>
        <w:bottom w:val="none" w:sz="0" w:space="0" w:color="auto"/>
        <w:right w:val="none" w:sz="0" w:space="0" w:color="auto"/>
      </w:divBdr>
    </w:div>
    <w:div w:id="1176774121">
      <w:bodyDiv w:val="1"/>
      <w:marLeft w:val="0"/>
      <w:marRight w:val="0"/>
      <w:marTop w:val="0"/>
      <w:marBottom w:val="0"/>
      <w:divBdr>
        <w:top w:val="none" w:sz="0" w:space="0" w:color="auto"/>
        <w:left w:val="none" w:sz="0" w:space="0" w:color="auto"/>
        <w:bottom w:val="none" w:sz="0" w:space="0" w:color="auto"/>
        <w:right w:val="none" w:sz="0" w:space="0" w:color="auto"/>
      </w:divBdr>
    </w:div>
    <w:div w:id="1193953901">
      <w:bodyDiv w:val="1"/>
      <w:marLeft w:val="0"/>
      <w:marRight w:val="0"/>
      <w:marTop w:val="0"/>
      <w:marBottom w:val="0"/>
      <w:divBdr>
        <w:top w:val="none" w:sz="0" w:space="0" w:color="auto"/>
        <w:left w:val="none" w:sz="0" w:space="0" w:color="auto"/>
        <w:bottom w:val="none" w:sz="0" w:space="0" w:color="auto"/>
        <w:right w:val="none" w:sz="0" w:space="0" w:color="auto"/>
      </w:divBdr>
    </w:div>
    <w:div w:id="1200053456">
      <w:bodyDiv w:val="1"/>
      <w:marLeft w:val="0"/>
      <w:marRight w:val="0"/>
      <w:marTop w:val="0"/>
      <w:marBottom w:val="0"/>
      <w:divBdr>
        <w:top w:val="none" w:sz="0" w:space="0" w:color="auto"/>
        <w:left w:val="none" w:sz="0" w:space="0" w:color="auto"/>
        <w:bottom w:val="none" w:sz="0" w:space="0" w:color="auto"/>
        <w:right w:val="none" w:sz="0" w:space="0" w:color="auto"/>
      </w:divBdr>
    </w:div>
    <w:div w:id="1204748881">
      <w:bodyDiv w:val="1"/>
      <w:marLeft w:val="0"/>
      <w:marRight w:val="0"/>
      <w:marTop w:val="0"/>
      <w:marBottom w:val="0"/>
      <w:divBdr>
        <w:top w:val="none" w:sz="0" w:space="0" w:color="auto"/>
        <w:left w:val="none" w:sz="0" w:space="0" w:color="auto"/>
        <w:bottom w:val="none" w:sz="0" w:space="0" w:color="auto"/>
        <w:right w:val="none" w:sz="0" w:space="0" w:color="auto"/>
      </w:divBdr>
    </w:div>
    <w:div w:id="1206798116">
      <w:bodyDiv w:val="1"/>
      <w:marLeft w:val="0"/>
      <w:marRight w:val="0"/>
      <w:marTop w:val="0"/>
      <w:marBottom w:val="0"/>
      <w:divBdr>
        <w:top w:val="none" w:sz="0" w:space="0" w:color="auto"/>
        <w:left w:val="none" w:sz="0" w:space="0" w:color="auto"/>
        <w:bottom w:val="none" w:sz="0" w:space="0" w:color="auto"/>
        <w:right w:val="none" w:sz="0" w:space="0" w:color="auto"/>
      </w:divBdr>
    </w:div>
    <w:div w:id="1208908614">
      <w:bodyDiv w:val="1"/>
      <w:marLeft w:val="0"/>
      <w:marRight w:val="0"/>
      <w:marTop w:val="0"/>
      <w:marBottom w:val="0"/>
      <w:divBdr>
        <w:top w:val="none" w:sz="0" w:space="0" w:color="auto"/>
        <w:left w:val="none" w:sz="0" w:space="0" w:color="auto"/>
        <w:bottom w:val="none" w:sz="0" w:space="0" w:color="auto"/>
        <w:right w:val="none" w:sz="0" w:space="0" w:color="auto"/>
      </w:divBdr>
    </w:div>
    <w:div w:id="1211841976">
      <w:bodyDiv w:val="1"/>
      <w:marLeft w:val="0"/>
      <w:marRight w:val="0"/>
      <w:marTop w:val="0"/>
      <w:marBottom w:val="0"/>
      <w:divBdr>
        <w:top w:val="none" w:sz="0" w:space="0" w:color="auto"/>
        <w:left w:val="none" w:sz="0" w:space="0" w:color="auto"/>
        <w:bottom w:val="none" w:sz="0" w:space="0" w:color="auto"/>
        <w:right w:val="none" w:sz="0" w:space="0" w:color="auto"/>
      </w:divBdr>
    </w:div>
    <w:div w:id="1224831790">
      <w:bodyDiv w:val="1"/>
      <w:marLeft w:val="0"/>
      <w:marRight w:val="0"/>
      <w:marTop w:val="0"/>
      <w:marBottom w:val="0"/>
      <w:divBdr>
        <w:top w:val="none" w:sz="0" w:space="0" w:color="auto"/>
        <w:left w:val="none" w:sz="0" w:space="0" w:color="auto"/>
        <w:bottom w:val="none" w:sz="0" w:space="0" w:color="auto"/>
        <w:right w:val="none" w:sz="0" w:space="0" w:color="auto"/>
      </w:divBdr>
    </w:div>
    <w:div w:id="1224870366">
      <w:bodyDiv w:val="1"/>
      <w:marLeft w:val="0"/>
      <w:marRight w:val="0"/>
      <w:marTop w:val="0"/>
      <w:marBottom w:val="0"/>
      <w:divBdr>
        <w:top w:val="none" w:sz="0" w:space="0" w:color="auto"/>
        <w:left w:val="none" w:sz="0" w:space="0" w:color="auto"/>
        <w:bottom w:val="none" w:sz="0" w:space="0" w:color="auto"/>
        <w:right w:val="none" w:sz="0" w:space="0" w:color="auto"/>
      </w:divBdr>
    </w:div>
    <w:div w:id="1228565366">
      <w:bodyDiv w:val="1"/>
      <w:marLeft w:val="0"/>
      <w:marRight w:val="0"/>
      <w:marTop w:val="0"/>
      <w:marBottom w:val="0"/>
      <w:divBdr>
        <w:top w:val="none" w:sz="0" w:space="0" w:color="auto"/>
        <w:left w:val="none" w:sz="0" w:space="0" w:color="auto"/>
        <w:bottom w:val="none" w:sz="0" w:space="0" w:color="auto"/>
        <w:right w:val="none" w:sz="0" w:space="0" w:color="auto"/>
      </w:divBdr>
    </w:div>
    <w:div w:id="1231186366">
      <w:bodyDiv w:val="1"/>
      <w:marLeft w:val="0"/>
      <w:marRight w:val="0"/>
      <w:marTop w:val="0"/>
      <w:marBottom w:val="0"/>
      <w:divBdr>
        <w:top w:val="none" w:sz="0" w:space="0" w:color="auto"/>
        <w:left w:val="none" w:sz="0" w:space="0" w:color="auto"/>
        <w:bottom w:val="none" w:sz="0" w:space="0" w:color="auto"/>
        <w:right w:val="none" w:sz="0" w:space="0" w:color="auto"/>
      </w:divBdr>
    </w:div>
    <w:div w:id="1234972888">
      <w:bodyDiv w:val="1"/>
      <w:marLeft w:val="0"/>
      <w:marRight w:val="0"/>
      <w:marTop w:val="0"/>
      <w:marBottom w:val="0"/>
      <w:divBdr>
        <w:top w:val="none" w:sz="0" w:space="0" w:color="auto"/>
        <w:left w:val="none" w:sz="0" w:space="0" w:color="auto"/>
        <w:bottom w:val="none" w:sz="0" w:space="0" w:color="auto"/>
        <w:right w:val="none" w:sz="0" w:space="0" w:color="auto"/>
      </w:divBdr>
    </w:div>
    <w:div w:id="1236354102">
      <w:bodyDiv w:val="1"/>
      <w:marLeft w:val="0"/>
      <w:marRight w:val="0"/>
      <w:marTop w:val="0"/>
      <w:marBottom w:val="0"/>
      <w:divBdr>
        <w:top w:val="none" w:sz="0" w:space="0" w:color="auto"/>
        <w:left w:val="none" w:sz="0" w:space="0" w:color="auto"/>
        <w:bottom w:val="none" w:sz="0" w:space="0" w:color="auto"/>
        <w:right w:val="none" w:sz="0" w:space="0" w:color="auto"/>
      </w:divBdr>
    </w:div>
    <w:div w:id="1239708986">
      <w:bodyDiv w:val="1"/>
      <w:marLeft w:val="0"/>
      <w:marRight w:val="0"/>
      <w:marTop w:val="0"/>
      <w:marBottom w:val="0"/>
      <w:divBdr>
        <w:top w:val="none" w:sz="0" w:space="0" w:color="auto"/>
        <w:left w:val="none" w:sz="0" w:space="0" w:color="auto"/>
        <w:bottom w:val="none" w:sz="0" w:space="0" w:color="auto"/>
        <w:right w:val="none" w:sz="0" w:space="0" w:color="auto"/>
      </w:divBdr>
    </w:div>
    <w:div w:id="1243375708">
      <w:bodyDiv w:val="1"/>
      <w:marLeft w:val="0"/>
      <w:marRight w:val="0"/>
      <w:marTop w:val="0"/>
      <w:marBottom w:val="0"/>
      <w:divBdr>
        <w:top w:val="none" w:sz="0" w:space="0" w:color="auto"/>
        <w:left w:val="none" w:sz="0" w:space="0" w:color="auto"/>
        <w:bottom w:val="none" w:sz="0" w:space="0" w:color="auto"/>
        <w:right w:val="none" w:sz="0" w:space="0" w:color="auto"/>
      </w:divBdr>
    </w:div>
    <w:div w:id="1250623552">
      <w:bodyDiv w:val="1"/>
      <w:marLeft w:val="0"/>
      <w:marRight w:val="0"/>
      <w:marTop w:val="0"/>
      <w:marBottom w:val="0"/>
      <w:divBdr>
        <w:top w:val="none" w:sz="0" w:space="0" w:color="auto"/>
        <w:left w:val="none" w:sz="0" w:space="0" w:color="auto"/>
        <w:bottom w:val="none" w:sz="0" w:space="0" w:color="auto"/>
        <w:right w:val="none" w:sz="0" w:space="0" w:color="auto"/>
      </w:divBdr>
    </w:div>
    <w:div w:id="1253078756">
      <w:bodyDiv w:val="1"/>
      <w:marLeft w:val="0"/>
      <w:marRight w:val="0"/>
      <w:marTop w:val="0"/>
      <w:marBottom w:val="0"/>
      <w:divBdr>
        <w:top w:val="none" w:sz="0" w:space="0" w:color="auto"/>
        <w:left w:val="none" w:sz="0" w:space="0" w:color="auto"/>
        <w:bottom w:val="none" w:sz="0" w:space="0" w:color="auto"/>
        <w:right w:val="none" w:sz="0" w:space="0" w:color="auto"/>
      </w:divBdr>
    </w:div>
    <w:div w:id="1257012758">
      <w:bodyDiv w:val="1"/>
      <w:marLeft w:val="0"/>
      <w:marRight w:val="0"/>
      <w:marTop w:val="0"/>
      <w:marBottom w:val="0"/>
      <w:divBdr>
        <w:top w:val="none" w:sz="0" w:space="0" w:color="auto"/>
        <w:left w:val="none" w:sz="0" w:space="0" w:color="auto"/>
        <w:bottom w:val="none" w:sz="0" w:space="0" w:color="auto"/>
        <w:right w:val="none" w:sz="0" w:space="0" w:color="auto"/>
      </w:divBdr>
    </w:div>
    <w:div w:id="1263681726">
      <w:bodyDiv w:val="1"/>
      <w:marLeft w:val="0"/>
      <w:marRight w:val="0"/>
      <w:marTop w:val="0"/>
      <w:marBottom w:val="0"/>
      <w:divBdr>
        <w:top w:val="none" w:sz="0" w:space="0" w:color="auto"/>
        <w:left w:val="none" w:sz="0" w:space="0" w:color="auto"/>
        <w:bottom w:val="none" w:sz="0" w:space="0" w:color="auto"/>
        <w:right w:val="none" w:sz="0" w:space="0" w:color="auto"/>
      </w:divBdr>
    </w:div>
    <w:div w:id="1269387545">
      <w:bodyDiv w:val="1"/>
      <w:marLeft w:val="0"/>
      <w:marRight w:val="0"/>
      <w:marTop w:val="0"/>
      <w:marBottom w:val="0"/>
      <w:divBdr>
        <w:top w:val="none" w:sz="0" w:space="0" w:color="auto"/>
        <w:left w:val="none" w:sz="0" w:space="0" w:color="auto"/>
        <w:bottom w:val="none" w:sz="0" w:space="0" w:color="auto"/>
        <w:right w:val="none" w:sz="0" w:space="0" w:color="auto"/>
      </w:divBdr>
    </w:div>
    <w:div w:id="1277449037">
      <w:bodyDiv w:val="1"/>
      <w:marLeft w:val="0"/>
      <w:marRight w:val="0"/>
      <w:marTop w:val="0"/>
      <w:marBottom w:val="0"/>
      <w:divBdr>
        <w:top w:val="none" w:sz="0" w:space="0" w:color="auto"/>
        <w:left w:val="none" w:sz="0" w:space="0" w:color="auto"/>
        <w:bottom w:val="none" w:sz="0" w:space="0" w:color="auto"/>
        <w:right w:val="none" w:sz="0" w:space="0" w:color="auto"/>
      </w:divBdr>
    </w:div>
    <w:div w:id="1296373052">
      <w:bodyDiv w:val="1"/>
      <w:marLeft w:val="0"/>
      <w:marRight w:val="0"/>
      <w:marTop w:val="0"/>
      <w:marBottom w:val="0"/>
      <w:divBdr>
        <w:top w:val="none" w:sz="0" w:space="0" w:color="auto"/>
        <w:left w:val="none" w:sz="0" w:space="0" w:color="auto"/>
        <w:bottom w:val="none" w:sz="0" w:space="0" w:color="auto"/>
        <w:right w:val="none" w:sz="0" w:space="0" w:color="auto"/>
      </w:divBdr>
    </w:div>
    <w:div w:id="1298534347">
      <w:bodyDiv w:val="1"/>
      <w:marLeft w:val="0"/>
      <w:marRight w:val="0"/>
      <w:marTop w:val="0"/>
      <w:marBottom w:val="0"/>
      <w:divBdr>
        <w:top w:val="none" w:sz="0" w:space="0" w:color="auto"/>
        <w:left w:val="none" w:sz="0" w:space="0" w:color="auto"/>
        <w:bottom w:val="none" w:sz="0" w:space="0" w:color="auto"/>
        <w:right w:val="none" w:sz="0" w:space="0" w:color="auto"/>
      </w:divBdr>
    </w:div>
    <w:div w:id="1301767166">
      <w:bodyDiv w:val="1"/>
      <w:marLeft w:val="0"/>
      <w:marRight w:val="0"/>
      <w:marTop w:val="0"/>
      <w:marBottom w:val="0"/>
      <w:divBdr>
        <w:top w:val="none" w:sz="0" w:space="0" w:color="auto"/>
        <w:left w:val="none" w:sz="0" w:space="0" w:color="auto"/>
        <w:bottom w:val="none" w:sz="0" w:space="0" w:color="auto"/>
        <w:right w:val="none" w:sz="0" w:space="0" w:color="auto"/>
      </w:divBdr>
    </w:div>
    <w:div w:id="1328051144">
      <w:bodyDiv w:val="1"/>
      <w:marLeft w:val="0"/>
      <w:marRight w:val="0"/>
      <w:marTop w:val="0"/>
      <w:marBottom w:val="0"/>
      <w:divBdr>
        <w:top w:val="none" w:sz="0" w:space="0" w:color="auto"/>
        <w:left w:val="none" w:sz="0" w:space="0" w:color="auto"/>
        <w:bottom w:val="none" w:sz="0" w:space="0" w:color="auto"/>
        <w:right w:val="none" w:sz="0" w:space="0" w:color="auto"/>
      </w:divBdr>
    </w:div>
    <w:div w:id="1330672971">
      <w:bodyDiv w:val="1"/>
      <w:marLeft w:val="0"/>
      <w:marRight w:val="0"/>
      <w:marTop w:val="0"/>
      <w:marBottom w:val="0"/>
      <w:divBdr>
        <w:top w:val="none" w:sz="0" w:space="0" w:color="auto"/>
        <w:left w:val="none" w:sz="0" w:space="0" w:color="auto"/>
        <w:bottom w:val="none" w:sz="0" w:space="0" w:color="auto"/>
        <w:right w:val="none" w:sz="0" w:space="0" w:color="auto"/>
      </w:divBdr>
    </w:div>
    <w:div w:id="1332025495">
      <w:bodyDiv w:val="1"/>
      <w:marLeft w:val="0"/>
      <w:marRight w:val="0"/>
      <w:marTop w:val="0"/>
      <w:marBottom w:val="0"/>
      <w:divBdr>
        <w:top w:val="none" w:sz="0" w:space="0" w:color="auto"/>
        <w:left w:val="none" w:sz="0" w:space="0" w:color="auto"/>
        <w:bottom w:val="none" w:sz="0" w:space="0" w:color="auto"/>
        <w:right w:val="none" w:sz="0" w:space="0" w:color="auto"/>
      </w:divBdr>
    </w:div>
    <w:div w:id="1335453455">
      <w:bodyDiv w:val="1"/>
      <w:marLeft w:val="0"/>
      <w:marRight w:val="0"/>
      <w:marTop w:val="0"/>
      <w:marBottom w:val="0"/>
      <w:divBdr>
        <w:top w:val="none" w:sz="0" w:space="0" w:color="auto"/>
        <w:left w:val="none" w:sz="0" w:space="0" w:color="auto"/>
        <w:bottom w:val="none" w:sz="0" w:space="0" w:color="auto"/>
        <w:right w:val="none" w:sz="0" w:space="0" w:color="auto"/>
      </w:divBdr>
    </w:div>
    <w:div w:id="1340963361">
      <w:bodyDiv w:val="1"/>
      <w:marLeft w:val="0"/>
      <w:marRight w:val="0"/>
      <w:marTop w:val="0"/>
      <w:marBottom w:val="0"/>
      <w:divBdr>
        <w:top w:val="none" w:sz="0" w:space="0" w:color="auto"/>
        <w:left w:val="none" w:sz="0" w:space="0" w:color="auto"/>
        <w:bottom w:val="none" w:sz="0" w:space="0" w:color="auto"/>
        <w:right w:val="none" w:sz="0" w:space="0" w:color="auto"/>
      </w:divBdr>
    </w:div>
    <w:div w:id="1347367489">
      <w:bodyDiv w:val="1"/>
      <w:marLeft w:val="0"/>
      <w:marRight w:val="0"/>
      <w:marTop w:val="0"/>
      <w:marBottom w:val="0"/>
      <w:divBdr>
        <w:top w:val="none" w:sz="0" w:space="0" w:color="auto"/>
        <w:left w:val="none" w:sz="0" w:space="0" w:color="auto"/>
        <w:bottom w:val="none" w:sz="0" w:space="0" w:color="auto"/>
        <w:right w:val="none" w:sz="0" w:space="0" w:color="auto"/>
      </w:divBdr>
    </w:div>
    <w:div w:id="1347512990">
      <w:bodyDiv w:val="1"/>
      <w:marLeft w:val="0"/>
      <w:marRight w:val="0"/>
      <w:marTop w:val="0"/>
      <w:marBottom w:val="0"/>
      <w:divBdr>
        <w:top w:val="none" w:sz="0" w:space="0" w:color="auto"/>
        <w:left w:val="none" w:sz="0" w:space="0" w:color="auto"/>
        <w:bottom w:val="none" w:sz="0" w:space="0" w:color="auto"/>
        <w:right w:val="none" w:sz="0" w:space="0" w:color="auto"/>
      </w:divBdr>
    </w:div>
    <w:div w:id="1348408357">
      <w:bodyDiv w:val="1"/>
      <w:marLeft w:val="0"/>
      <w:marRight w:val="0"/>
      <w:marTop w:val="0"/>
      <w:marBottom w:val="0"/>
      <w:divBdr>
        <w:top w:val="none" w:sz="0" w:space="0" w:color="auto"/>
        <w:left w:val="none" w:sz="0" w:space="0" w:color="auto"/>
        <w:bottom w:val="none" w:sz="0" w:space="0" w:color="auto"/>
        <w:right w:val="none" w:sz="0" w:space="0" w:color="auto"/>
      </w:divBdr>
    </w:div>
    <w:div w:id="1360012641">
      <w:bodyDiv w:val="1"/>
      <w:marLeft w:val="0"/>
      <w:marRight w:val="0"/>
      <w:marTop w:val="0"/>
      <w:marBottom w:val="0"/>
      <w:divBdr>
        <w:top w:val="none" w:sz="0" w:space="0" w:color="auto"/>
        <w:left w:val="none" w:sz="0" w:space="0" w:color="auto"/>
        <w:bottom w:val="none" w:sz="0" w:space="0" w:color="auto"/>
        <w:right w:val="none" w:sz="0" w:space="0" w:color="auto"/>
      </w:divBdr>
    </w:div>
    <w:div w:id="1371225700">
      <w:bodyDiv w:val="1"/>
      <w:marLeft w:val="0"/>
      <w:marRight w:val="0"/>
      <w:marTop w:val="0"/>
      <w:marBottom w:val="0"/>
      <w:divBdr>
        <w:top w:val="none" w:sz="0" w:space="0" w:color="auto"/>
        <w:left w:val="none" w:sz="0" w:space="0" w:color="auto"/>
        <w:bottom w:val="none" w:sz="0" w:space="0" w:color="auto"/>
        <w:right w:val="none" w:sz="0" w:space="0" w:color="auto"/>
      </w:divBdr>
    </w:div>
    <w:div w:id="1384645571">
      <w:bodyDiv w:val="1"/>
      <w:marLeft w:val="0"/>
      <w:marRight w:val="0"/>
      <w:marTop w:val="0"/>
      <w:marBottom w:val="0"/>
      <w:divBdr>
        <w:top w:val="none" w:sz="0" w:space="0" w:color="auto"/>
        <w:left w:val="none" w:sz="0" w:space="0" w:color="auto"/>
        <w:bottom w:val="none" w:sz="0" w:space="0" w:color="auto"/>
        <w:right w:val="none" w:sz="0" w:space="0" w:color="auto"/>
      </w:divBdr>
    </w:div>
    <w:div w:id="1386443132">
      <w:bodyDiv w:val="1"/>
      <w:marLeft w:val="0"/>
      <w:marRight w:val="0"/>
      <w:marTop w:val="0"/>
      <w:marBottom w:val="0"/>
      <w:divBdr>
        <w:top w:val="none" w:sz="0" w:space="0" w:color="auto"/>
        <w:left w:val="none" w:sz="0" w:space="0" w:color="auto"/>
        <w:bottom w:val="none" w:sz="0" w:space="0" w:color="auto"/>
        <w:right w:val="none" w:sz="0" w:space="0" w:color="auto"/>
      </w:divBdr>
    </w:div>
    <w:div w:id="1387725667">
      <w:bodyDiv w:val="1"/>
      <w:marLeft w:val="0"/>
      <w:marRight w:val="0"/>
      <w:marTop w:val="0"/>
      <w:marBottom w:val="0"/>
      <w:divBdr>
        <w:top w:val="none" w:sz="0" w:space="0" w:color="auto"/>
        <w:left w:val="none" w:sz="0" w:space="0" w:color="auto"/>
        <w:bottom w:val="none" w:sz="0" w:space="0" w:color="auto"/>
        <w:right w:val="none" w:sz="0" w:space="0" w:color="auto"/>
      </w:divBdr>
    </w:div>
    <w:div w:id="1396276972">
      <w:bodyDiv w:val="1"/>
      <w:marLeft w:val="0"/>
      <w:marRight w:val="0"/>
      <w:marTop w:val="0"/>
      <w:marBottom w:val="0"/>
      <w:divBdr>
        <w:top w:val="none" w:sz="0" w:space="0" w:color="auto"/>
        <w:left w:val="none" w:sz="0" w:space="0" w:color="auto"/>
        <w:bottom w:val="none" w:sz="0" w:space="0" w:color="auto"/>
        <w:right w:val="none" w:sz="0" w:space="0" w:color="auto"/>
      </w:divBdr>
    </w:div>
    <w:div w:id="1399325836">
      <w:bodyDiv w:val="1"/>
      <w:marLeft w:val="0"/>
      <w:marRight w:val="0"/>
      <w:marTop w:val="0"/>
      <w:marBottom w:val="0"/>
      <w:divBdr>
        <w:top w:val="none" w:sz="0" w:space="0" w:color="auto"/>
        <w:left w:val="none" w:sz="0" w:space="0" w:color="auto"/>
        <w:bottom w:val="none" w:sz="0" w:space="0" w:color="auto"/>
        <w:right w:val="none" w:sz="0" w:space="0" w:color="auto"/>
      </w:divBdr>
    </w:div>
    <w:div w:id="1409569414">
      <w:bodyDiv w:val="1"/>
      <w:marLeft w:val="0"/>
      <w:marRight w:val="0"/>
      <w:marTop w:val="0"/>
      <w:marBottom w:val="0"/>
      <w:divBdr>
        <w:top w:val="none" w:sz="0" w:space="0" w:color="auto"/>
        <w:left w:val="none" w:sz="0" w:space="0" w:color="auto"/>
        <w:bottom w:val="none" w:sz="0" w:space="0" w:color="auto"/>
        <w:right w:val="none" w:sz="0" w:space="0" w:color="auto"/>
      </w:divBdr>
    </w:div>
    <w:div w:id="1421872328">
      <w:bodyDiv w:val="1"/>
      <w:marLeft w:val="0"/>
      <w:marRight w:val="0"/>
      <w:marTop w:val="0"/>
      <w:marBottom w:val="0"/>
      <w:divBdr>
        <w:top w:val="none" w:sz="0" w:space="0" w:color="auto"/>
        <w:left w:val="none" w:sz="0" w:space="0" w:color="auto"/>
        <w:bottom w:val="none" w:sz="0" w:space="0" w:color="auto"/>
        <w:right w:val="none" w:sz="0" w:space="0" w:color="auto"/>
      </w:divBdr>
    </w:div>
    <w:div w:id="1428235068">
      <w:bodyDiv w:val="1"/>
      <w:marLeft w:val="0"/>
      <w:marRight w:val="0"/>
      <w:marTop w:val="0"/>
      <w:marBottom w:val="0"/>
      <w:divBdr>
        <w:top w:val="none" w:sz="0" w:space="0" w:color="auto"/>
        <w:left w:val="none" w:sz="0" w:space="0" w:color="auto"/>
        <w:bottom w:val="none" w:sz="0" w:space="0" w:color="auto"/>
        <w:right w:val="none" w:sz="0" w:space="0" w:color="auto"/>
      </w:divBdr>
    </w:div>
    <w:div w:id="1431657203">
      <w:bodyDiv w:val="1"/>
      <w:marLeft w:val="0"/>
      <w:marRight w:val="0"/>
      <w:marTop w:val="0"/>
      <w:marBottom w:val="0"/>
      <w:divBdr>
        <w:top w:val="none" w:sz="0" w:space="0" w:color="auto"/>
        <w:left w:val="none" w:sz="0" w:space="0" w:color="auto"/>
        <w:bottom w:val="none" w:sz="0" w:space="0" w:color="auto"/>
        <w:right w:val="none" w:sz="0" w:space="0" w:color="auto"/>
      </w:divBdr>
    </w:div>
    <w:div w:id="1446078054">
      <w:bodyDiv w:val="1"/>
      <w:marLeft w:val="0"/>
      <w:marRight w:val="0"/>
      <w:marTop w:val="0"/>
      <w:marBottom w:val="0"/>
      <w:divBdr>
        <w:top w:val="none" w:sz="0" w:space="0" w:color="auto"/>
        <w:left w:val="none" w:sz="0" w:space="0" w:color="auto"/>
        <w:bottom w:val="none" w:sz="0" w:space="0" w:color="auto"/>
        <w:right w:val="none" w:sz="0" w:space="0" w:color="auto"/>
      </w:divBdr>
    </w:div>
    <w:div w:id="1450854233">
      <w:bodyDiv w:val="1"/>
      <w:marLeft w:val="0"/>
      <w:marRight w:val="0"/>
      <w:marTop w:val="0"/>
      <w:marBottom w:val="0"/>
      <w:divBdr>
        <w:top w:val="none" w:sz="0" w:space="0" w:color="auto"/>
        <w:left w:val="none" w:sz="0" w:space="0" w:color="auto"/>
        <w:bottom w:val="none" w:sz="0" w:space="0" w:color="auto"/>
        <w:right w:val="none" w:sz="0" w:space="0" w:color="auto"/>
      </w:divBdr>
    </w:div>
    <w:div w:id="1459832612">
      <w:bodyDiv w:val="1"/>
      <w:marLeft w:val="0"/>
      <w:marRight w:val="0"/>
      <w:marTop w:val="0"/>
      <w:marBottom w:val="0"/>
      <w:divBdr>
        <w:top w:val="none" w:sz="0" w:space="0" w:color="auto"/>
        <w:left w:val="none" w:sz="0" w:space="0" w:color="auto"/>
        <w:bottom w:val="none" w:sz="0" w:space="0" w:color="auto"/>
        <w:right w:val="none" w:sz="0" w:space="0" w:color="auto"/>
      </w:divBdr>
    </w:div>
    <w:div w:id="1502741080">
      <w:bodyDiv w:val="1"/>
      <w:marLeft w:val="0"/>
      <w:marRight w:val="0"/>
      <w:marTop w:val="0"/>
      <w:marBottom w:val="0"/>
      <w:divBdr>
        <w:top w:val="none" w:sz="0" w:space="0" w:color="auto"/>
        <w:left w:val="none" w:sz="0" w:space="0" w:color="auto"/>
        <w:bottom w:val="none" w:sz="0" w:space="0" w:color="auto"/>
        <w:right w:val="none" w:sz="0" w:space="0" w:color="auto"/>
      </w:divBdr>
    </w:div>
    <w:div w:id="1506629576">
      <w:bodyDiv w:val="1"/>
      <w:marLeft w:val="0"/>
      <w:marRight w:val="0"/>
      <w:marTop w:val="0"/>
      <w:marBottom w:val="0"/>
      <w:divBdr>
        <w:top w:val="none" w:sz="0" w:space="0" w:color="auto"/>
        <w:left w:val="none" w:sz="0" w:space="0" w:color="auto"/>
        <w:bottom w:val="none" w:sz="0" w:space="0" w:color="auto"/>
        <w:right w:val="none" w:sz="0" w:space="0" w:color="auto"/>
      </w:divBdr>
    </w:div>
    <w:div w:id="1506819702">
      <w:bodyDiv w:val="1"/>
      <w:marLeft w:val="0"/>
      <w:marRight w:val="0"/>
      <w:marTop w:val="0"/>
      <w:marBottom w:val="0"/>
      <w:divBdr>
        <w:top w:val="none" w:sz="0" w:space="0" w:color="auto"/>
        <w:left w:val="none" w:sz="0" w:space="0" w:color="auto"/>
        <w:bottom w:val="none" w:sz="0" w:space="0" w:color="auto"/>
        <w:right w:val="none" w:sz="0" w:space="0" w:color="auto"/>
      </w:divBdr>
    </w:div>
    <w:div w:id="1529444647">
      <w:bodyDiv w:val="1"/>
      <w:marLeft w:val="0"/>
      <w:marRight w:val="0"/>
      <w:marTop w:val="0"/>
      <w:marBottom w:val="0"/>
      <w:divBdr>
        <w:top w:val="none" w:sz="0" w:space="0" w:color="auto"/>
        <w:left w:val="none" w:sz="0" w:space="0" w:color="auto"/>
        <w:bottom w:val="none" w:sz="0" w:space="0" w:color="auto"/>
        <w:right w:val="none" w:sz="0" w:space="0" w:color="auto"/>
      </w:divBdr>
    </w:div>
    <w:div w:id="1532262040">
      <w:bodyDiv w:val="1"/>
      <w:marLeft w:val="0"/>
      <w:marRight w:val="0"/>
      <w:marTop w:val="0"/>
      <w:marBottom w:val="0"/>
      <w:divBdr>
        <w:top w:val="none" w:sz="0" w:space="0" w:color="auto"/>
        <w:left w:val="none" w:sz="0" w:space="0" w:color="auto"/>
        <w:bottom w:val="none" w:sz="0" w:space="0" w:color="auto"/>
        <w:right w:val="none" w:sz="0" w:space="0" w:color="auto"/>
      </w:divBdr>
    </w:div>
    <w:div w:id="1539009766">
      <w:bodyDiv w:val="1"/>
      <w:marLeft w:val="0"/>
      <w:marRight w:val="0"/>
      <w:marTop w:val="0"/>
      <w:marBottom w:val="0"/>
      <w:divBdr>
        <w:top w:val="none" w:sz="0" w:space="0" w:color="auto"/>
        <w:left w:val="none" w:sz="0" w:space="0" w:color="auto"/>
        <w:bottom w:val="none" w:sz="0" w:space="0" w:color="auto"/>
        <w:right w:val="none" w:sz="0" w:space="0" w:color="auto"/>
      </w:divBdr>
    </w:div>
    <w:div w:id="1542550081">
      <w:bodyDiv w:val="1"/>
      <w:marLeft w:val="0"/>
      <w:marRight w:val="0"/>
      <w:marTop w:val="0"/>
      <w:marBottom w:val="0"/>
      <w:divBdr>
        <w:top w:val="none" w:sz="0" w:space="0" w:color="auto"/>
        <w:left w:val="none" w:sz="0" w:space="0" w:color="auto"/>
        <w:bottom w:val="none" w:sz="0" w:space="0" w:color="auto"/>
        <w:right w:val="none" w:sz="0" w:space="0" w:color="auto"/>
      </w:divBdr>
    </w:div>
    <w:div w:id="1559046848">
      <w:bodyDiv w:val="1"/>
      <w:marLeft w:val="0"/>
      <w:marRight w:val="0"/>
      <w:marTop w:val="0"/>
      <w:marBottom w:val="0"/>
      <w:divBdr>
        <w:top w:val="none" w:sz="0" w:space="0" w:color="auto"/>
        <w:left w:val="none" w:sz="0" w:space="0" w:color="auto"/>
        <w:bottom w:val="none" w:sz="0" w:space="0" w:color="auto"/>
        <w:right w:val="none" w:sz="0" w:space="0" w:color="auto"/>
      </w:divBdr>
    </w:div>
    <w:div w:id="1585602282">
      <w:bodyDiv w:val="1"/>
      <w:marLeft w:val="0"/>
      <w:marRight w:val="0"/>
      <w:marTop w:val="0"/>
      <w:marBottom w:val="0"/>
      <w:divBdr>
        <w:top w:val="none" w:sz="0" w:space="0" w:color="auto"/>
        <w:left w:val="none" w:sz="0" w:space="0" w:color="auto"/>
        <w:bottom w:val="none" w:sz="0" w:space="0" w:color="auto"/>
        <w:right w:val="none" w:sz="0" w:space="0" w:color="auto"/>
      </w:divBdr>
    </w:div>
    <w:div w:id="1591692190">
      <w:bodyDiv w:val="1"/>
      <w:marLeft w:val="0"/>
      <w:marRight w:val="0"/>
      <w:marTop w:val="0"/>
      <w:marBottom w:val="0"/>
      <w:divBdr>
        <w:top w:val="none" w:sz="0" w:space="0" w:color="auto"/>
        <w:left w:val="none" w:sz="0" w:space="0" w:color="auto"/>
        <w:bottom w:val="none" w:sz="0" w:space="0" w:color="auto"/>
        <w:right w:val="none" w:sz="0" w:space="0" w:color="auto"/>
      </w:divBdr>
    </w:div>
    <w:div w:id="1616055784">
      <w:bodyDiv w:val="1"/>
      <w:marLeft w:val="0"/>
      <w:marRight w:val="0"/>
      <w:marTop w:val="0"/>
      <w:marBottom w:val="0"/>
      <w:divBdr>
        <w:top w:val="none" w:sz="0" w:space="0" w:color="auto"/>
        <w:left w:val="none" w:sz="0" w:space="0" w:color="auto"/>
        <w:bottom w:val="none" w:sz="0" w:space="0" w:color="auto"/>
        <w:right w:val="none" w:sz="0" w:space="0" w:color="auto"/>
      </w:divBdr>
    </w:div>
    <w:div w:id="1616328396">
      <w:bodyDiv w:val="1"/>
      <w:marLeft w:val="0"/>
      <w:marRight w:val="0"/>
      <w:marTop w:val="0"/>
      <w:marBottom w:val="0"/>
      <w:divBdr>
        <w:top w:val="none" w:sz="0" w:space="0" w:color="auto"/>
        <w:left w:val="none" w:sz="0" w:space="0" w:color="auto"/>
        <w:bottom w:val="none" w:sz="0" w:space="0" w:color="auto"/>
        <w:right w:val="none" w:sz="0" w:space="0" w:color="auto"/>
      </w:divBdr>
    </w:div>
    <w:div w:id="1620186717">
      <w:bodyDiv w:val="1"/>
      <w:marLeft w:val="0"/>
      <w:marRight w:val="0"/>
      <w:marTop w:val="0"/>
      <w:marBottom w:val="0"/>
      <w:divBdr>
        <w:top w:val="none" w:sz="0" w:space="0" w:color="auto"/>
        <w:left w:val="none" w:sz="0" w:space="0" w:color="auto"/>
        <w:bottom w:val="none" w:sz="0" w:space="0" w:color="auto"/>
        <w:right w:val="none" w:sz="0" w:space="0" w:color="auto"/>
      </w:divBdr>
    </w:div>
    <w:div w:id="1623924560">
      <w:bodyDiv w:val="1"/>
      <w:marLeft w:val="0"/>
      <w:marRight w:val="0"/>
      <w:marTop w:val="0"/>
      <w:marBottom w:val="0"/>
      <w:divBdr>
        <w:top w:val="none" w:sz="0" w:space="0" w:color="auto"/>
        <w:left w:val="none" w:sz="0" w:space="0" w:color="auto"/>
        <w:bottom w:val="none" w:sz="0" w:space="0" w:color="auto"/>
        <w:right w:val="none" w:sz="0" w:space="0" w:color="auto"/>
      </w:divBdr>
    </w:div>
    <w:div w:id="1630086796">
      <w:bodyDiv w:val="1"/>
      <w:marLeft w:val="0"/>
      <w:marRight w:val="0"/>
      <w:marTop w:val="0"/>
      <w:marBottom w:val="0"/>
      <w:divBdr>
        <w:top w:val="none" w:sz="0" w:space="0" w:color="auto"/>
        <w:left w:val="none" w:sz="0" w:space="0" w:color="auto"/>
        <w:bottom w:val="none" w:sz="0" w:space="0" w:color="auto"/>
        <w:right w:val="none" w:sz="0" w:space="0" w:color="auto"/>
      </w:divBdr>
    </w:div>
    <w:div w:id="1632400379">
      <w:bodyDiv w:val="1"/>
      <w:marLeft w:val="0"/>
      <w:marRight w:val="0"/>
      <w:marTop w:val="0"/>
      <w:marBottom w:val="0"/>
      <w:divBdr>
        <w:top w:val="none" w:sz="0" w:space="0" w:color="auto"/>
        <w:left w:val="none" w:sz="0" w:space="0" w:color="auto"/>
        <w:bottom w:val="none" w:sz="0" w:space="0" w:color="auto"/>
        <w:right w:val="none" w:sz="0" w:space="0" w:color="auto"/>
      </w:divBdr>
    </w:div>
    <w:div w:id="1634021691">
      <w:bodyDiv w:val="1"/>
      <w:marLeft w:val="0"/>
      <w:marRight w:val="0"/>
      <w:marTop w:val="0"/>
      <w:marBottom w:val="0"/>
      <w:divBdr>
        <w:top w:val="none" w:sz="0" w:space="0" w:color="auto"/>
        <w:left w:val="none" w:sz="0" w:space="0" w:color="auto"/>
        <w:bottom w:val="none" w:sz="0" w:space="0" w:color="auto"/>
        <w:right w:val="none" w:sz="0" w:space="0" w:color="auto"/>
      </w:divBdr>
    </w:div>
    <w:div w:id="1640070180">
      <w:bodyDiv w:val="1"/>
      <w:marLeft w:val="0"/>
      <w:marRight w:val="0"/>
      <w:marTop w:val="0"/>
      <w:marBottom w:val="0"/>
      <w:divBdr>
        <w:top w:val="none" w:sz="0" w:space="0" w:color="auto"/>
        <w:left w:val="none" w:sz="0" w:space="0" w:color="auto"/>
        <w:bottom w:val="none" w:sz="0" w:space="0" w:color="auto"/>
        <w:right w:val="none" w:sz="0" w:space="0" w:color="auto"/>
      </w:divBdr>
    </w:div>
    <w:div w:id="1652364674">
      <w:bodyDiv w:val="1"/>
      <w:marLeft w:val="0"/>
      <w:marRight w:val="0"/>
      <w:marTop w:val="0"/>
      <w:marBottom w:val="0"/>
      <w:divBdr>
        <w:top w:val="none" w:sz="0" w:space="0" w:color="auto"/>
        <w:left w:val="none" w:sz="0" w:space="0" w:color="auto"/>
        <w:bottom w:val="none" w:sz="0" w:space="0" w:color="auto"/>
        <w:right w:val="none" w:sz="0" w:space="0" w:color="auto"/>
      </w:divBdr>
    </w:div>
    <w:div w:id="1656301682">
      <w:bodyDiv w:val="1"/>
      <w:marLeft w:val="0"/>
      <w:marRight w:val="0"/>
      <w:marTop w:val="0"/>
      <w:marBottom w:val="0"/>
      <w:divBdr>
        <w:top w:val="none" w:sz="0" w:space="0" w:color="auto"/>
        <w:left w:val="none" w:sz="0" w:space="0" w:color="auto"/>
        <w:bottom w:val="none" w:sz="0" w:space="0" w:color="auto"/>
        <w:right w:val="none" w:sz="0" w:space="0" w:color="auto"/>
      </w:divBdr>
    </w:div>
    <w:div w:id="1665624185">
      <w:bodyDiv w:val="1"/>
      <w:marLeft w:val="0"/>
      <w:marRight w:val="0"/>
      <w:marTop w:val="0"/>
      <w:marBottom w:val="0"/>
      <w:divBdr>
        <w:top w:val="none" w:sz="0" w:space="0" w:color="auto"/>
        <w:left w:val="none" w:sz="0" w:space="0" w:color="auto"/>
        <w:bottom w:val="none" w:sz="0" w:space="0" w:color="auto"/>
        <w:right w:val="none" w:sz="0" w:space="0" w:color="auto"/>
      </w:divBdr>
    </w:div>
    <w:div w:id="1669164859">
      <w:bodyDiv w:val="1"/>
      <w:marLeft w:val="0"/>
      <w:marRight w:val="0"/>
      <w:marTop w:val="0"/>
      <w:marBottom w:val="0"/>
      <w:divBdr>
        <w:top w:val="none" w:sz="0" w:space="0" w:color="auto"/>
        <w:left w:val="none" w:sz="0" w:space="0" w:color="auto"/>
        <w:bottom w:val="none" w:sz="0" w:space="0" w:color="auto"/>
        <w:right w:val="none" w:sz="0" w:space="0" w:color="auto"/>
      </w:divBdr>
    </w:div>
    <w:div w:id="1670791825">
      <w:bodyDiv w:val="1"/>
      <w:marLeft w:val="0"/>
      <w:marRight w:val="0"/>
      <w:marTop w:val="0"/>
      <w:marBottom w:val="0"/>
      <w:divBdr>
        <w:top w:val="none" w:sz="0" w:space="0" w:color="auto"/>
        <w:left w:val="none" w:sz="0" w:space="0" w:color="auto"/>
        <w:bottom w:val="none" w:sz="0" w:space="0" w:color="auto"/>
        <w:right w:val="none" w:sz="0" w:space="0" w:color="auto"/>
      </w:divBdr>
    </w:div>
    <w:div w:id="1678120265">
      <w:bodyDiv w:val="1"/>
      <w:marLeft w:val="0"/>
      <w:marRight w:val="0"/>
      <w:marTop w:val="0"/>
      <w:marBottom w:val="0"/>
      <w:divBdr>
        <w:top w:val="none" w:sz="0" w:space="0" w:color="auto"/>
        <w:left w:val="none" w:sz="0" w:space="0" w:color="auto"/>
        <w:bottom w:val="none" w:sz="0" w:space="0" w:color="auto"/>
        <w:right w:val="none" w:sz="0" w:space="0" w:color="auto"/>
      </w:divBdr>
    </w:div>
    <w:div w:id="1679692853">
      <w:bodyDiv w:val="1"/>
      <w:marLeft w:val="0"/>
      <w:marRight w:val="0"/>
      <w:marTop w:val="0"/>
      <w:marBottom w:val="0"/>
      <w:divBdr>
        <w:top w:val="none" w:sz="0" w:space="0" w:color="auto"/>
        <w:left w:val="none" w:sz="0" w:space="0" w:color="auto"/>
        <w:bottom w:val="none" w:sz="0" w:space="0" w:color="auto"/>
        <w:right w:val="none" w:sz="0" w:space="0" w:color="auto"/>
      </w:divBdr>
    </w:div>
    <w:div w:id="1684555119">
      <w:bodyDiv w:val="1"/>
      <w:marLeft w:val="0"/>
      <w:marRight w:val="0"/>
      <w:marTop w:val="0"/>
      <w:marBottom w:val="0"/>
      <w:divBdr>
        <w:top w:val="none" w:sz="0" w:space="0" w:color="auto"/>
        <w:left w:val="none" w:sz="0" w:space="0" w:color="auto"/>
        <w:bottom w:val="none" w:sz="0" w:space="0" w:color="auto"/>
        <w:right w:val="none" w:sz="0" w:space="0" w:color="auto"/>
      </w:divBdr>
    </w:div>
    <w:div w:id="1692682905">
      <w:bodyDiv w:val="1"/>
      <w:marLeft w:val="0"/>
      <w:marRight w:val="0"/>
      <w:marTop w:val="0"/>
      <w:marBottom w:val="0"/>
      <w:divBdr>
        <w:top w:val="none" w:sz="0" w:space="0" w:color="auto"/>
        <w:left w:val="none" w:sz="0" w:space="0" w:color="auto"/>
        <w:bottom w:val="none" w:sz="0" w:space="0" w:color="auto"/>
        <w:right w:val="none" w:sz="0" w:space="0" w:color="auto"/>
      </w:divBdr>
    </w:div>
    <w:div w:id="1697609444">
      <w:bodyDiv w:val="1"/>
      <w:marLeft w:val="0"/>
      <w:marRight w:val="0"/>
      <w:marTop w:val="0"/>
      <w:marBottom w:val="0"/>
      <w:divBdr>
        <w:top w:val="none" w:sz="0" w:space="0" w:color="auto"/>
        <w:left w:val="none" w:sz="0" w:space="0" w:color="auto"/>
        <w:bottom w:val="none" w:sz="0" w:space="0" w:color="auto"/>
        <w:right w:val="none" w:sz="0" w:space="0" w:color="auto"/>
      </w:divBdr>
    </w:div>
    <w:div w:id="1701008312">
      <w:bodyDiv w:val="1"/>
      <w:marLeft w:val="0"/>
      <w:marRight w:val="0"/>
      <w:marTop w:val="0"/>
      <w:marBottom w:val="0"/>
      <w:divBdr>
        <w:top w:val="none" w:sz="0" w:space="0" w:color="auto"/>
        <w:left w:val="none" w:sz="0" w:space="0" w:color="auto"/>
        <w:bottom w:val="none" w:sz="0" w:space="0" w:color="auto"/>
        <w:right w:val="none" w:sz="0" w:space="0" w:color="auto"/>
      </w:divBdr>
    </w:div>
    <w:div w:id="1701585041">
      <w:bodyDiv w:val="1"/>
      <w:marLeft w:val="0"/>
      <w:marRight w:val="0"/>
      <w:marTop w:val="0"/>
      <w:marBottom w:val="0"/>
      <w:divBdr>
        <w:top w:val="none" w:sz="0" w:space="0" w:color="auto"/>
        <w:left w:val="none" w:sz="0" w:space="0" w:color="auto"/>
        <w:bottom w:val="none" w:sz="0" w:space="0" w:color="auto"/>
        <w:right w:val="none" w:sz="0" w:space="0" w:color="auto"/>
      </w:divBdr>
    </w:div>
    <w:div w:id="1733574354">
      <w:bodyDiv w:val="1"/>
      <w:marLeft w:val="0"/>
      <w:marRight w:val="0"/>
      <w:marTop w:val="0"/>
      <w:marBottom w:val="0"/>
      <w:divBdr>
        <w:top w:val="none" w:sz="0" w:space="0" w:color="auto"/>
        <w:left w:val="none" w:sz="0" w:space="0" w:color="auto"/>
        <w:bottom w:val="none" w:sz="0" w:space="0" w:color="auto"/>
        <w:right w:val="none" w:sz="0" w:space="0" w:color="auto"/>
      </w:divBdr>
    </w:div>
    <w:div w:id="1737628969">
      <w:bodyDiv w:val="1"/>
      <w:marLeft w:val="0"/>
      <w:marRight w:val="0"/>
      <w:marTop w:val="0"/>
      <w:marBottom w:val="0"/>
      <w:divBdr>
        <w:top w:val="none" w:sz="0" w:space="0" w:color="auto"/>
        <w:left w:val="none" w:sz="0" w:space="0" w:color="auto"/>
        <w:bottom w:val="none" w:sz="0" w:space="0" w:color="auto"/>
        <w:right w:val="none" w:sz="0" w:space="0" w:color="auto"/>
      </w:divBdr>
    </w:div>
    <w:div w:id="1741827870">
      <w:bodyDiv w:val="1"/>
      <w:marLeft w:val="0"/>
      <w:marRight w:val="0"/>
      <w:marTop w:val="0"/>
      <w:marBottom w:val="0"/>
      <w:divBdr>
        <w:top w:val="none" w:sz="0" w:space="0" w:color="auto"/>
        <w:left w:val="none" w:sz="0" w:space="0" w:color="auto"/>
        <w:bottom w:val="none" w:sz="0" w:space="0" w:color="auto"/>
        <w:right w:val="none" w:sz="0" w:space="0" w:color="auto"/>
      </w:divBdr>
    </w:div>
    <w:div w:id="1750346528">
      <w:bodyDiv w:val="1"/>
      <w:marLeft w:val="0"/>
      <w:marRight w:val="0"/>
      <w:marTop w:val="0"/>
      <w:marBottom w:val="0"/>
      <w:divBdr>
        <w:top w:val="none" w:sz="0" w:space="0" w:color="auto"/>
        <w:left w:val="none" w:sz="0" w:space="0" w:color="auto"/>
        <w:bottom w:val="none" w:sz="0" w:space="0" w:color="auto"/>
        <w:right w:val="none" w:sz="0" w:space="0" w:color="auto"/>
      </w:divBdr>
    </w:div>
    <w:div w:id="1761951386">
      <w:bodyDiv w:val="1"/>
      <w:marLeft w:val="0"/>
      <w:marRight w:val="0"/>
      <w:marTop w:val="0"/>
      <w:marBottom w:val="0"/>
      <w:divBdr>
        <w:top w:val="none" w:sz="0" w:space="0" w:color="auto"/>
        <w:left w:val="none" w:sz="0" w:space="0" w:color="auto"/>
        <w:bottom w:val="none" w:sz="0" w:space="0" w:color="auto"/>
        <w:right w:val="none" w:sz="0" w:space="0" w:color="auto"/>
      </w:divBdr>
    </w:div>
    <w:div w:id="1770731885">
      <w:bodyDiv w:val="1"/>
      <w:marLeft w:val="0"/>
      <w:marRight w:val="0"/>
      <w:marTop w:val="0"/>
      <w:marBottom w:val="0"/>
      <w:divBdr>
        <w:top w:val="none" w:sz="0" w:space="0" w:color="auto"/>
        <w:left w:val="none" w:sz="0" w:space="0" w:color="auto"/>
        <w:bottom w:val="none" w:sz="0" w:space="0" w:color="auto"/>
        <w:right w:val="none" w:sz="0" w:space="0" w:color="auto"/>
      </w:divBdr>
    </w:div>
    <w:div w:id="1776168814">
      <w:bodyDiv w:val="1"/>
      <w:marLeft w:val="0"/>
      <w:marRight w:val="0"/>
      <w:marTop w:val="0"/>
      <w:marBottom w:val="0"/>
      <w:divBdr>
        <w:top w:val="none" w:sz="0" w:space="0" w:color="auto"/>
        <w:left w:val="none" w:sz="0" w:space="0" w:color="auto"/>
        <w:bottom w:val="none" w:sz="0" w:space="0" w:color="auto"/>
        <w:right w:val="none" w:sz="0" w:space="0" w:color="auto"/>
      </w:divBdr>
    </w:div>
    <w:div w:id="1779640586">
      <w:bodyDiv w:val="1"/>
      <w:marLeft w:val="0"/>
      <w:marRight w:val="0"/>
      <w:marTop w:val="0"/>
      <w:marBottom w:val="0"/>
      <w:divBdr>
        <w:top w:val="none" w:sz="0" w:space="0" w:color="auto"/>
        <w:left w:val="none" w:sz="0" w:space="0" w:color="auto"/>
        <w:bottom w:val="none" w:sz="0" w:space="0" w:color="auto"/>
        <w:right w:val="none" w:sz="0" w:space="0" w:color="auto"/>
      </w:divBdr>
    </w:div>
    <w:div w:id="1783840337">
      <w:bodyDiv w:val="1"/>
      <w:marLeft w:val="0"/>
      <w:marRight w:val="0"/>
      <w:marTop w:val="0"/>
      <w:marBottom w:val="0"/>
      <w:divBdr>
        <w:top w:val="none" w:sz="0" w:space="0" w:color="auto"/>
        <w:left w:val="none" w:sz="0" w:space="0" w:color="auto"/>
        <w:bottom w:val="none" w:sz="0" w:space="0" w:color="auto"/>
        <w:right w:val="none" w:sz="0" w:space="0" w:color="auto"/>
      </w:divBdr>
    </w:div>
    <w:div w:id="1794014435">
      <w:bodyDiv w:val="1"/>
      <w:marLeft w:val="0"/>
      <w:marRight w:val="0"/>
      <w:marTop w:val="0"/>
      <w:marBottom w:val="0"/>
      <w:divBdr>
        <w:top w:val="none" w:sz="0" w:space="0" w:color="auto"/>
        <w:left w:val="none" w:sz="0" w:space="0" w:color="auto"/>
        <w:bottom w:val="none" w:sz="0" w:space="0" w:color="auto"/>
        <w:right w:val="none" w:sz="0" w:space="0" w:color="auto"/>
      </w:divBdr>
    </w:div>
    <w:div w:id="1795322498">
      <w:bodyDiv w:val="1"/>
      <w:marLeft w:val="0"/>
      <w:marRight w:val="0"/>
      <w:marTop w:val="0"/>
      <w:marBottom w:val="0"/>
      <w:divBdr>
        <w:top w:val="none" w:sz="0" w:space="0" w:color="auto"/>
        <w:left w:val="none" w:sz="0" w:space="0" w:color="auto"/>
        <w:bottom w:val="none" w:sz="0" w:space="0" w:color="auto"/>
        <w:right w:val="none" w:sz="0" w:space="0" w:color="auto"/>
      </w:divBdr>
    </w:div>
    <w:div w:id="1802265503">
      <w:bodyDiv w:val="1"/>
      <w:marLeft w:val="0"/>
      <w:marRight w:val="0"/>
      <w:marTop w:val="0"/>
      <w:marBottom w:val="0"/>
      <w:divBdr>
        <w:top w:val="none" w:sz="0" w:space="0" w:color="auto"/>
        <w:left w:val="none" w:sz="0" w:space="0" w:color="auto"/>
        <w:bottom w:val="none" w:sz="0" w:space="0" w:color="auto"/>
        <w:right w:val="none" w:sz="0" w:space="0" w:color="auto"/>
      </w:divBdr>
    </w:div>
    <w:div w:id="1821654127">
      <w:bodyDiv w:val="1"/>
      <w:marLeft w:val="0"/>
      <w:marRight w:val="0"/>
      <w:marTop w:val="0"/>
      <w:marBottom w:val="0"/>
      <w:divBdr>
        <w:top w:val="none" w:sz="0" w:space="0" w:color="auto"/>
        <w:left w:val="none" w:sz="0" w:space="0" w:color="auto"/>
        <w:bottom w:val="none" w:sz="0" w:space="0" w:color="auto"/>
        <w:right w:val="none" w:sz="0" w:space="0" w:color="auto"/>
      </w:divBdr>
    </w:div>
    <w:div w:id="1832137601">
      <w:bodyDiv w:val="1"/>
      <w:marLeft w:val="0"/>
      <w:marRight w:val="0"/>
      <w:marTop w:val="0"/>
      <w:marBottom w:val="0"/>
      <w:divBdr>
        <w:top w:val="none" w:sz="0" w:space="0" w:color="auto"/>
        <w:left w:val="none" w:sz="0" w:space="0" w:color="auto"/>
        <w:bottom w:val="none" w:sz="0" w:space="0" w:color="auto"/>
        <w:right w:val="none" w:sz="0" w:space="0" w:color="auto"/>
      </w:divBdr>
    </w:div>
    <w:div w:id="1847093966">
      <w:bodyDiv w:val="1"/>
      <w:marLeft w:val="0"/>
      <w:marRight w:val="0"/>
      <w:marTop w:val="0"/>
      <w:marBottom w:val="0"/>
      <w:divBdr>
        <w:top w:val="none" w:sz="0" w:space="0" w:color="auto"/>
        <w:left w:val="none" w:sz="0" w:space="0" w:color="auto"/>
        <w:bottom w:val="none" w:sz="0" w:space="0" w:color="auto"/>
        <w:right w:val="none" w:sz="0" w:space="0" w:color="auto"/>
      </w:divBdr>
    </w:div>
    <w:div w:id="1848057558">
      <w:bodyDiv w:val="1"/>
      <w:marLeft w:val="0"/>
      <w:marRight w:val="0"/>
      <w:marTop w:val="0"/>
      <w:marBottom w:val="0"/>
      <w:divBdr>
        <w:top w:val="none" w:sz="0" w:space="0" w:color="auto"/>
        <w:left w:val="none" w:sz="0" w:space="0" w:color="auto"/>
        <w:bottom w:val="none" w:sz="0" w:space="0" w:color="auto"/>
        <w:right w:val="none" w:sz="0" w:space="0" w:color="auto"/>
      </w:divBdr>
    </w:div>
    <w:div w:id="1860318858">
      <w:bodyDiv w:val="1"/>
      <w:marLeft w:val="0"/>
      <w:marRight w:val="0"/>
      <w:marTop w:val="0"/>
      <w:marBottom w:val="0"/>
      <w:divBdr>
        <w:top w:val="none" w:sz="0" w:space="0" w:color="auto"/>
        <w:left w:val="none" w:sz="0" w:space="0" w:color="auto"/>
        <w:bottom w:val="none" w:sz="0" w:space="0" w:color="auto"/>
        <w:right w:val="none" w:sz="0" w:space="0" w:color="auto"/>
      </w:divBdr>
    </w:div>
    <w:div w:id="1860896926">
      <w:bodyDiv w:val="1"/>
      <w:marLeft w:val="0"/>
      <w:marRight w:val="0"/>
      <w:marTop w:val="0"/>
      <w:marBottom w:val="0"/>
      <w:divBdr>
        <w:top w:val="none" w:sz="0" w:space="0" w:color="auto"/>
        <w:left w:val="none" w:sz="0" w:space="0" w:color="auto"/>
        <w:bottom w:val="none" w:sz="0" w:space="0" w:color="auto"/>
        <w:right w:val="none" w:sz="0" w:space="0" w:color="auto"/>
      </w:divBdr>
    </w:div>
    <w:div w:id="1865628863">
      <w:bodyDiv w:val="1"/>
      <w:marLeft w:val="0"/>
      <w:marRight w:val="0"/>
      <w:marTop w:val="0"/>
      <w:marBottom w:val="0"/>
      <w:divBdr>
        <w:top w:val="none" w:sz="0" w:space="0" w:color="auto"/>
        <w:left w:val="none" w:sz="0" w:space="0" w:color="auto"/>
        <w:bottom w:val="none" w:sz="0" w:space="0" w:color="auto"/>
        <w:right w:val="none" w:sz="0" w:space="0" w:color="auto"/>
      </w:divBdr>
    </w:div>
    <w:div w:id="1866021048">
      <w:bodyDiv w:val="1"/>
      <w:marLeft w:val="0"/>
      <w:marRight w:val="0"/>
      <w:marTop w:val="0"/>
      <w:marBottom w:val="0"/>
      <w:divBdr>
        <w:top w:val="none" w:sz="0" w:space="0" w:color="auto"/>
        <w:left w:val="none" w:sz="0" w:space="0" w:color="auto"/>
        <w:bottom w:val="none" w:sz="0" w:space="0" w:color="auto"/>
        <w:right w:val="none" w:sz="0" w:space="0" w:color="auto"/>
      </w:divBdr>
    </w:div>
    <w:div w:id="1868987953">
      <w:bodyDiv w:val="1"/>
      <w:marLeft w:val="0"/>
      <w:marRight w:val="0"/>
      <w:marTop w:val="0"/>
      <w:marBottom w:val="0"/>
      <w:divBdr>
        <w:top w:val="none" w:sz="0" w:space="0" w:color="auto"/>
        <w:left w:val="none" w:sz="0" w:space="0" w:color="auto"/>
        <w:bottom w:val="none" w:sz="0" w:space="0" w:color="auto"/>
        <w:right w:val="none" w:sz="0" w:space="0" w:color="auto"/>
      </w:divBdr>
    </w:div>
    <w:div w:id="1869029273">
      <w:bodyDiv w:val="1"/>
      <w:marLeft w:val="0"/>
      <w:marRight w:val="0"/>
      <w:marTop w:val="0"/>
      <w:marBottom w:val="0"/>
      <w:divBdr>
        <w:top w:val="none" w:sz="0" w:space="0" w:color="auto"/>
        <w:left w:val="none" w:sz="0" w:space="0" w:color="auto"/>
        <w:bottom w:val="none" w:sz="0" w:space="0" w:color="auto"/>
        <w:right w:val="none" w:sz="0" w:space="0" w:color="auto"/>
      </w:divBdr>
    </w:div>
    <w:div w:id="1877307931">
      <w:bodyDiv w:val="1"/>
      <w:marLeft w:val="0"/>
      <w:marRight w:val="0"/>
      <w:marTop w:val="0"/>
      <w:marBottom w:val="0"/>
      <w:divBdr>
        <w:top w:val="none" w:sz="0" w:space="0" w:color="auto"/>
        <w:left w:val="none" w:sz="0" w:space="0" w:color="auto"/>
        <w:bottom w:val="none" w:sz="0" w:space="0" w:color="auto"/>
        <w:right w:val="none" w:sz="0" w:space="0" w:color="auto"/>
      </w:divBdr>
    </w:div>
    <w:div w:id="1879196734">
      <w:bodyDiv w:val="1"/>
      <w:marLeft w:val="0"/>
      <w:marRight w:val="0"/>
      <w:marTop w:val="0"/>
      <w:marBottom w:val="0"/>
      <w:divBdr>
        <w:top w:val="none" w:sz="0" w:space="0" w:color="auto"/>
        <w:left w:val="none" w:sz="0" w:space="0" w:color="auto"/>
        <w:bottom w:val="none" w:sz="0" w:space="0" w:color="auto"/>
        <w:right w:val="none" w:sz="0" w:space="0" w:color="auto"/>
      </w:divBdr>
    </w:div>
    <w:div w:id="1882748027">
      <w:bodyDiv w:val="1"/>
      <w:marLeft w:val="0"/>
      <w:marRight w:val="0"/>
      <w:marTop w:val="0"/>
      <w:marBottom w:val="0"/>
      <w:divBdr>
        <w:top w:val="none" w:sz="0" w:space="0" w:color="auto"/>
        <w:left w:val="none" w:sz="0" w:space="0" w:color="auto"/>
        <w:bottom w:val="none" w:sz="0" w:space="0" w:color="auto"/>
        <w:right w:val="none" w:sz="0" w:space="0" w:color="auto"/>
      </w:divBdr>
    </w:div>
    <w:div w:id="1886140652">
      <w:bodyDiv w:val="1"/>
      <w:marLeft w:val="0"/>
      <w:marRight w:val="0"/>
      <w:marTop w:val="0"/>
      <w:marBottom w:val="0"/>
      <w:divBdr>
        <w:top w:val="none" w:sz="0" w:space="0" w:color="auto"/>
        <w:left w:val="none" w:sz="0" w:space="0" w:color="auto"/>
        <w:bottom w:val="none" w:sz="0" w:space="0" w:color="auto"/>
        <w:right w:val="none" w:sz="0" w:space="0" w:color="auto"/>
      </w:divBdr>
    </w:div>
    <w:div w:id="1894655744">
      <w:bodyDiv w:val="1"/>
      <w:marLeft w:val="0"/>
      <w:marRight w:val="0"/>
      <w:marTop w:val="0"/>
      <w:marBottom w:val="0"/>
      <w:divBdr>
        <w:top w:val="none" w:sz="0" w:space="0" w:color="auto"/>
        <w:left w:val="none" w:sz="0" w:space="0" w:color="auto"/>
        <w:bottom w:val="none" w:sz="0" w:space="0" w:color="auto"/>
        <w:right w:val="none" w:sz="0" w:space="0" w:color="auto"/>
      </w:divBdr>
    </w:div>
    <w:div w:id="1898736798">
      <w:bodyDiv w:val="1"/>
      <w:marLeft w:val="0"/>
      <w:marRight w:val="0"/>
      <w:marTop w:val="0"/>
      <w:marBottom w:val="0"/>
      <w:divBdr>
        <w:top w:val="none" w:sz="0" w:space="0" w:color="auto"/>
        <w:left w:val="none" w:sz="0" w:space="0" w:color="auto"/>
        <w:bottom w:val="none" w:sz="0" w:space="0" w:color="auto"/>
        <w:right w:val="none" w:sz="0" w:space="0" w:color="auto"/>
      </w:divBdr>
    </w:div>
    <w:div w:id="1910769870">
      <w:bodyDiv w:val="1"/>
      <w:marLeft w:val="0"/>
      <w:marRight w:val="0"/>
      <w:marTop w:val="0"/>
      <w:marBottom w:val="0"/>
      <w:divBdr>
        <w:top w:val="none" w:sz="0" w:space="0" w:color="auto"/>
        <w:left w:val="none" w:sz="0" w:space="0" w:color="auto"/>
        <w:bottom w:val="none" w:sz="0" w:space="0" w:color="auto"/>
        <w:right w:val="none" w:sz="0" w:space="0" w:color="auto"/>
      </w:divBdr>
    </w:div>
    <w:div w:id="1934389226">
      <w:bodyDiv w:val="1"/>
      <w:marLeft w:val="0"/>
      <w:marRight w:val="0"/>
      <w:marTop w:val="0"/>
      <w:marBottom w:val="0"/>
      <w:divBdr>
        <w:top w:val="none" w:sz="0" w:space="0" w:color="auto"/>
        <w:left w:val="none" w:sz="0" w:space="0" w:color="auto"/>
        <w:bottom w:val="none" w:sz="0" w:space="0" w:color="auto"/>
        <w:right w:val="none" w:sz="0" w:space="0" w:color="auto"/>
      </w:divBdr>
    </w:div>
    <w:div w:id="1939829299">
      <w:bodyDiv w:val="1"/>
      <w:marLeft w:val="0"/>
      <w:marRight w:val="0"/>
      <w:marTop w:val="0"/>
      <w:marBottom w:val="0"/>
      <w:divBdr>
        <w:top w:val="none" w:sz="0" w:space="0" w:color="auto"/>
        <w:left w:val="none" w:sz="0" w:space="0" w:color="auto"/>
        <w:bottom w:val="none" w:sz="0" w:space="0" w:color="auto"/>
        <w:right w:val="none" w:sz="0" w:space="0" w:color="auto"/>
      </w:divBdr>
    </w:div>
    <w:div w:id="1942570318">
      <w:bodyDiv w:val="1"/>
      <w:marLeft w:val="0"/>
      <w:marRight w:val="0"/>
      <w:marTop w:val="0"/>
      <w:marBottom w:val="0"/>
      <w:divBdr>
        <w:top w:val="none" w:sz="0" w:space="0" w:color="auto"/>
        <w:left w:val="none" w:sz="0" w:space="0" w:color="auto"/>
        <w:bottom w:val="none" w:sz="0" w:space="0" w:color="auto"/>
        <w:right w:val="none" w:sz="0" w:space="0" w:color="auto"/>
      </w:divBdr>
    </w:div>
    <w:div w:id="1977904194">
      <w:bodyDiv w:val="1"/>
      <w:marLeft w:val="0"/>
      <w:marRight w:val="0"/>
      <w:marTop w:val="0"/>
      <w:marBottom w:val="0"/>
      <w:divBdr>
        <w:top w:val="none" w:sz="0" w:space="0" w:color="auto"/>
        <w:left w:val="none" w:sz="0" w:space="0" w:color="auto"/>
        <w:bottom w:val="none" w:sz="0" w:space="0" w:color="auto"/>
        <w:right w:val="none" w:sz="0" w:space="0" w:color="auto"/>
      </w:divBdr>
    </w:div>
    <w:div w:id="1978215739">
      <w:bodyDiv w:val="1"/>
      <w:marLeft w:val="0"/>
      <w:marRight w:val="0"/>
      <w:marTop w:val="0"/>
      <w:marBottom w:val="0"/>
      <w:divBdr>
        <w:top w:val="none" w:sz="0" w:space="0" w:color="auto"/>
        <w:left w:val="none" w:sz="0" w:space="0" w:color="auto"/>
        <w:bottom w:val="none" w:sz="0" w:space="0" w:color="auto"/>
        <w:right w:val="none" w:sz="0" w:space="0" w:color="auto"/>
      </w:divBdr>
    </w:div>
    <w:div w:id="1978950673">
      <w:bodyDiv w:val="1"/>
      <w:marLeft w:val="0"/>
      <w:marRight w:val="0"/>
      <w:marTop w:val="0"/>
      <w:marBottom w:val="0"/>
      <w:divBdr>
        <w:top w:val="none" w:sz="0" w:space="0" w:color="auto"/>
        <w:left w:val="none" w:sz="0" w:space="0" w:color="auto"/>
        <w:bottom w:val="none" w:sz="0" w:space="0" w:color="auto"/>
        <w:right w:val="none" w:sz="0" w:space="0" w:color="auto"/>
      </w:divBdr>
    </w:div>
    <w:div w:id="1979647302">
      <w:bodyDiv w:val="1"/>
      <w:marLeft w:val="0"/>
      <w:marRight w:val="0"/>
      <w:marTop w:val="0"/>
      <w:marBottom w:val="0"/>
      <w:divBdr>
        <w:top w:val="none" w:sz="0" w:space="0" w:color="auto"/>
        <w:left w:val="none" w:sz="0" w:space="0" w:color="auto"/>
        <w:bottom w:val="none" w:sz="0" w:space="0" w:color="auto"/>
        <w:right w:val="none" w:sz="0" w:space="0" w:color="auto"/>
      </w:divBdr>
    </w:div>
    <w:div w:id="1982035290">
      <w:bodyDiv w:val="1"/>
      <w:marLeft w:val="0"/>
      <w:marRight w:val="0"/>
      <w:marTop w:val="0"/>
      <w:marBottom w:val="0"/>
      <w:divBdr>
        <w:top w:val="none" w:sz="0" w:space="0" w:color="auto"/>
        <w:left w:val="none" w:sz="0" w:space="0" w:color="auto"/>
        <w:bottom w:val="none" w:sz="0" w:space="0" w:color="auto"/>
        <w:right w:val="none" w:sz="0" w:space="0" w:color="auto"/>
      </w:divBdr>
    </w:div>
    <w:div w:id="1982147256">
      <w:bodyDiv w:val="1"/>
      <w:marLeft w:val="0"/>
      <w:marRight w:val="0"/>
      <w:marTop w:val="0"/>
      <w:marBottom w:val="0"/>
      <w:divBdr>
        <w:top w:val="none" w:sz="0" w:space="0" w:color="auto"/>
        <w:left w:val="none" w:sz="0" w:space="0" w:color="auto"/>
        <w:bottom w:val="none" w:sz="0" w:space="0" w:color="auto"/>
        <w:right w:val="none" w:sz="0" w:space="0" w:color="auto"/>
      </w:divBdr>
    </w:div>
    <w:div w:id="1988438678">
      <w:bodyDiv w:val="1"/>
      <w:marLeft w:val="0"/>
      <w:marRight w:val="0"/>
      <w:marTop w:val="0"/>
      <w:marBottom w:val="0"/>
      <w:divBdr>
        <w:top w:val="none" w:sz="0" w:space="0" w:color="auto"/>
        <w:left w:val="none" w:sz="0" w:space="0" w:color="auto"/>
        <w:bottom w:val="none" w:sz="0" w:space="0" w:color="auto"/>
        <w:right w:val="none" w:sz="0" w:space="0" w:color="auto"/>
      </w:divBdr>
    </w:div>
    <w:div w:id="2015909610">
      <w:bodyDiv w:val="1"/>
      <w:marLeft w:val="0"/>
      <w:marRight w:val="0"/>
      <w:marTop w:val="0"/>
      <w:marBottom w:val="0"/>
      <w:divBdr>
        <w:top w:val="none" w:sz="0" w:space="0" w:color="auto"/>
        <w:left w:val="none" w:sz="0" w:space="0" w:color="auto"/>
        <w:bottom w:val="none" w:sz="0" w:space="0" w:color="auto"/>
        <w:right w:val="none" w:sz="0" w:space="0" w:color="auto"/>
      </w:divBdr>
    </w:div>
    <w:div w:id="2020809420">
      <w:bodyDiv w:val="1"/>
      <w:marLeft w:val="0"/>
      <w:marRight w:val="0"/>
      <w:marTop w:val="0"/>
      <w:marBottom w:val="0"/>
      <w:divBdr>
        <w:top w:val="none" w:sz="0" w:space="0" w:color="auto"/>
        <w:left w:val="none" w:sz="0" w:space="0" w:color="auto"/>
        <w:bottom w:val="none" w:sz="0" w:space="0" w:color="auto"/>
        <w:right w:val="none" w:sz="0" w:space="0" w:color="auto"/>
      </w:divBdr>
    </w:div>
    <w:div w:id="2030401947">
      <w:bodyDiv w:val="1"/>
      <w:marLeft w:val="0"/>
      <w:marRight w:val="0"/>
      <w:marTop w:val="0"/>
      <w:marBottom w:val="0"/>
      <w:divBdr>
        <w:top w:val="none" w:sz="0" w:space="0" w:color="auto"/>
        <w:left w:val="none" w:sz="0" w:space="0" w:color="auto"/>
        <w:bottom w:val="none" w:sz="0" w:space="0" w:color="auto"/>
        <w:right w:val="none" w:sz="0" w:space="0" w:color="auto"/>
      </w:divBdr>
    </w:div>
    <w:div w:id="2030451355">
      <w:bodyDiv w:val="1"/>
      <w:marLeft w:val="0"/>
      <w:marRight w:val="0"/>
      <w:marTop w:val="0"/>
      <w:marBottom w:val="0"/>
      <w:divBdr>
        <w:top w:val="none" w:sz="0" w:space="0" w:color="auto"/>
        <w:left w:val="none" w:sz="0" w:space="0" w:color="auto"/>
        <w:bottom w:val="none" w:sz="0" w:space="0" w:color="auto"/>
        <w:right w:val="none" w:sz="0" w:space="0" w:color="auto"/>
      </w:divBdr>
    </w:div>
    <w:div w:id="2070807766">
      <w:bodyDiv w:val="1"/>
      <w:marLeft w:val="0"/>
      <w:marRight w:val="0"/>
      <w:marTop w:val="0"/>
      <w:marBottom w:val="0"/>
      <w:divBdr>
        <w:top w:val="none" w:sz="0" w:space="0" w:color="auto"/>
        <w:left w:val="none" w:sz="0" w:space="0" w:color="auto"/>
        <w:bottom w:val="none" w:sz="0" w:space="0" w:color="auto"/>
        <w:right w:val="none" w:sz="0" w:space="0" w:color="auto"/>
      </w:divBdr>
    </w:div>
    <w:div w:id="2074573974">
      <w:bodyDiv w:val="1"/>
      <w:marLeft w:val="0"/>
      <w:marRight w:val="0"/>
      <w:marTop w:val="0"/>
      <w:marBottom w:val="0"/>
      <w:divBdr>
        <w:top w:val="none" w:sz="0" w:space="0" w:color="auto"/>
        <w:left w:val="none" w:sz="0" w:space="0" w:color="auto"/>
        <w:bottom w:val="none" w:sz="0" w:space="0" w:color="auto"/>
        <w:right w:val="none" w:sz="0" w:space="0" w:color="auto"/>
      </w:divBdr>
    </w:div>
    <w:div w:id="2090076084">
      <w:bodyDiv w:val="1"/>
      <w:marLeft w:val="0"/>
      <w:marRight w:val="0"/>
      <w:marTop w:val="0"/>
      <w:marBottom w:val="0"/>
      <w:divBdr>
        <w:top w:val="none" w:sz="0" w:space="0" w:color="auto"/>
        <w:left w:val="none" w:sz="0" w:space="0" w:color="auto"/>
        <w:bottom w:val="none" w:sz="0" w:space="0" w:color="auto"/>
        <w:right w:val="none" w:sz="0" w:space="0" w:color="auto"/>
      </w:divBdr>
    </w:div>
    <w:div w:id="2090886282">
      <w:bodyDiv w:val="1"/>
      <w:marLeft w:val="0"/>
      <w:marRight w:val="0"/>
      <w:marTop w:val="0"/>
      <w:marBottom w:val="0"/>
      <w:divBdr>
        <w:top w:val="none" w:sz="0" w:space="0" w:color="auto"/>
        <w:left w:val="none" w:sz="0" w:space="0" w:color="auto"/>
        <w:bottom w:val="none" w:sz="0" w:space="0" w:color="auto"/>
        <w:right w:val="none" w:sz="0" w:space="0" w:color="auto"/>
      </w:divBdr>
    </w:div>
    <w:div w:id="2101441643">
      <w:bodyDiv w:val="1"/>
      <w:marLeft w:val="0"/>
      <w:marRight w:val="0"/>
      <w:marTop w:val="0"/>
      <w:marBottom w:val="0"/>
      <w:divBdr>
        <w:top w:val="none" w:sz="0" w:space="0" w:color="auto"/>
        <w:left w:val="none" w:sz="0" w:space="0" w:color="auto"/>
        <w:bottom w:val="none" w:sz="0" w:space="0" w:color="auto"/>
        <w:right w:val="none" w:sz="0" w:space="0" w:color="auto"/>
      </w:divBdr>
    </w:div>
    <w:div w:id="2102942679">
      <w:bodyDiv w:val="1"/>
      <w:marLeft w:val="0"/>
      <w:marRight w:val="0"/>
      <w:marTop w:val="0"/>
      <w:marBottom w:val="0"/>
      <w:divBdr>
        <w:top w:val="none" w:sz="0" w:space="0" w:color="auto"/>
        <w:left w:val="none" w:sz="0" w:space="0" w:color="auto"/>
        <w:bottom w:val="none" w:sz="0" w:space="0" w:color="auto"/>
        <w:right w:val="none" w:sz="0" w:space="0" w:color="auto"/>
      </w:divBdr>
    </w:div>
    <w:div w:id="2106028318">
      <w:bodyDiv w:val="1"/>
      <w:marLeft w:val="0"/>
      <w:marRight w:val="0"/>
      <w:marTop w:val="0"/>
      <w:marBottom w:val="0"/>
      <w:divBdr>
        <w:top w:val="none" w:sz="0" w:space="0" w:color="auto"/>
        <w:left w:val="none" w:sz="0" w:space="0" w:color="auto"/>
        <w:bottom w:val="none" w:sz="0" w:space="0" w:color="auto"/>
        <w:right w:val="none" w:sz="0" w:space="0" w:color="auto"/>
      </w:divBdr>
    </w:div>
    <w:div w:id="2114981529">
      <w:bodyDiv w:val="1"/>
      <w:marLeft w:val="0"/>
      <w:marRight w:val="0"/>
      <w:marTop w:val="0"/>
      <w:marBottom w:val="0"/>
      <w:divBdr>
        <w:top w:val="none" w:sz="0" w:space="0" w:color="auto"/>
        <w:left w:val="none" w:sz="0" w:space="0" w:color="auto"/>
        <w:bottom w:val="none" w:sz="0" w:space="0" w:color="auto"/>
        <w:right w:val="none" w:sz="0" w:space="0" w:color="auto"/>
      </w:divBdr>
    </w:div>
    <w:div w:id="2120031370">
      <w:bodyDiv w:val="1"/>
      <w:marLeft w:val="0"/>
      <w:marRight w:val="0"/>
      <w:marTop w:val="0"/>
      <w:marBottom w:val="0"/>
      <w:divBdr>
        <w:top w:val="none" w:sz="0" w:space="0" w:color="auto"/>
        <w:left w:val="none" w:sz="0" w:space="0" w:color="auto"/>
        <w:bottom w:val="none" w:sz="0" w:space="0" w:color="auto"/>
        <w:right w:val="none" w:sz="0" w:space="0" w:color="auto"/>
      </w:divBdr>
    </w:div>
    <w:div w:id="2122142511">
      <w:bodyDiv w:val="1"/>
      <w:marLeft w:val="0"/>
      <w:marRight w:val="0"/>
      <w:marTop w:val="0"/>
      <w:marBottom w:val="0"/>
      <w:divBdr>
        <w:top w:val="none" w:sz="0" w:space="0" w:color="auto"/>
        <w:left w:val="none" w:sz="0" w:space="0" w:color="auto"/>
        <w:bottom w:val="none" w:sz="0" w:space="0" w:color="auto"/>
        <w:right w:val="none" w:sz="0" w:space="0" w:color="auto"/>
      </w:divBdr>
    </w:div>
    <w:div w:id="2127117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Sal74</b:Tag>
    <b:SourceType>JournalArticle</b:SourceType>
    <b:Guid>{72BC1971-0C05-41E6-A861-1AFB105201A0}</b:Guid>
    <b:Author>
      <b:Author>
        <b:NameList>
          <b:Person>
            <b:Last>Salter</b:Last>
            <b:First>S</b:First>
          </b:Person>
        </b:NameList>
      </b:Author>
    </b:Author>
    <b:Title>Wave Power</b:Title>
    <b:JournalName>Nature</b:JournalName>
    <b:Year>1974</b:Year>
    <b:Pages>720 724</b:Pages>
    <b:Volume>249</b:Volume>
    <b:DOI>10.1038/249720a0</b:DOI>
    <b:RefOrder>3</b:RefOrder>
  </b:Source>
  <b:Source>
    <b:Tag>Ngu18</b:Tag>
    <b:SourceType>JournalArticle</b:SourceType>
    <b:Guid>{27616BCA-0CD1-487C-8C1E-6A7B83967509}</b:Guid>
    <b:Author>
      <b:Author>
        <b:NameList>
          <b:Person>
            <b:Last>Nguyen</b:Last>
            <b:First>H</b:First>
          </b:Person>
          <b:Person>
            <b:Last>Tona</b:Last>
            <b:First>P</b:First>
          </b:Person>
        </b:NameList>
      </b:Author>
    </b:Author>
    <b:Title>Wave Excitation Force Estimation for Wave Energy Converters of the Point-Absorber Type</b:Title>
    <b:Year>2018</b:Year>
    <b:JournalName>IEEE TRANSACTIONS ON CONTROL SYSTEMS TECHNOLOGY</b:JournalName>
    <b:Pages>2173-2181</b:Pages>
    <b:Volume>26</b:Volume>
    <b:Issue>6</b:Issue>
    <b:RefOrder>12</b:RefOrder>
  </b:Source>
  <b:Source>
    <b:Tag>Hilar</b:Tag>
    <b:SourceType>JournalArticle</b:SourceType>
    <b:Guid>{3F779AEF-8A80-4762-872A-EF8571B79DBF}</b:Guid>
    <b:Author>
      <b:Author>
        <b:NameList>
          <b:Person>
            <b:Last>Hillis</b:Last>
            <b:First>Andrew</b:First>
            <b:Middle>J.</b:Middle>
          </b:Person>
          <b:Person>
            <b:Last>Whitlam</b:Last>
            <b:First>Craig</b:First>
          </b:Person>
          <b:Person>
            <b:Last>Brask</b:Last>
            <b:First>Annette</b:First>
          </b:Person>
          <b:Person>
            <b:Last>Chapman</b:Last>
            <b:First>John</b:First>
          </b:Person>
          <b:Person>
            <b:Last>Plummer</b:Last>
            <b:First>Andrew</b:First>
            <b:Middle>R.</b:Middle>
          </b:Person>
        </b:NameList>
      </b:Author>
    </b:Author>
    <b:Title>Active control for multi-degree-of-freedom wave energy converters with load limiting</b:Title>
    <b:Year>To Appear</b:Year>
    <b:RefOrder>9</b:RefOrder>
  </b:Source>
  <b:Source>
    <b:Tag>Eva79</b:Tag>
    <b:SourceType>JournalArticle</b:SourceType>
    <b:Guid>{E69554AC-50E4-4112-8465-33047AC8E0C9}</b:Guid>
    <b:Author>
      <b:Author>
        <b:NameList>
          <b:Person>
            <b:Last>Evans</b:Last>
            <b:First>D.V.</b:First>
          </b:Person>
          <b:Person>
            <b:Last>Jeffrey</b:Last>
            <b:First>D.C.</b:First>
          </b:Person>
          <b:Person>
            <b:Last>Salter</b:Last>
            <b:First>S.H.</b:First>
          </b:Person>
          <b:Person>
            <b:Last>Taylor</b:Last>
            <b:First>J.R.M.</b:First>
          </b:Person>
        </b:NameList>
      </b:Author>
    </b:Author>
    <b:Title>Submerged cylinder wave energy device: theory and experiment</b:Title>
    <b:JournalName>Applied Ocean Research</b:JournalName>
    <b:Year>1979</b:Year>
    <b:Pages>1-12</b:Pages>
    <b:Volume>1</b:Volume>
    <b:Issue>1</b:Issue>
    <b:RefOrder>4</b:RefOrder>
  </b:Source>
  <b:Source>
    <b:Tag>Placeholder1</b:Tag>
    <b:SourceType>JournalArticle</b:SourceType>
    <b:Guid>{F5B2BDA1-98CC-45AD-9E5C-0CF944BE3608}</b:Guid>
    <b:Author>
      <b:Author>
        <b:NameList>
          <b:Person>
            <b:Last>Evans</b:Last>
            <b:First>D.V.</b:First>
          </b:Person>
        </b:NameList>
      </b:Author>
    </b:Author>
    <b:Title>A theory for wave-power absorption by oscillating bodies</b:Title>
    <b:JournalName>Journal of Fluid Mechanics</b:JournalName>
    <b:Year>1976</b:Year>
    <b:Pages>1-25</b:Pages>
    <b:Volume>77</b:Volume>
    <b:Issue>1</b:Issue>
    <b:DOI>10.1017/S0022112076001109</b:DOI>
    <b:RefOrder>5</b:RefOrder>
  </b:Source>
  <b:Source>
    <b:Tag>Fus13</b:Tag>
    <b:SourceType>JournalArticle</b:SourceType>
    <b:Guid>{CC3EAF48-3CC2-48A4-9DEE-AC7B837BF5A8}</b:Guid>
    <b:Author>
      <b:Author>
        <b:NameList>
          <b:Person>
            <b:Last>Fusco</b:Last>
            <b:First>F</b:First>
          </b:Person>
          <b:Person>
            <b:Last>Ringwood</b:Last>
            <b:First>J</b:First>
          </b:Person>
        </b:NameList>
      </b:Author>
    </b:Author>
    <b:Title>A Simple and Effective Real-Time controller for Wave Energy Converters</b:Title>
    <b:JournalName>IEEE Transactions on Sustainable Energy</b:JournalName>
    <b:Year>2013</b:Year>
    <b:Pages>21-30</b:Pages>
    <b:Volume>4</b:Volume>
    <b:Issue>1</b:Issue>
    <b:Month>January</b:Month>
    <b:RefOrder>2</b:RefOrder>
  </b:Source>
  <b:Source>
    <b:Tag>The19</b:Tag>
    <b:SourceType>InternetSite</b:SourceType>
    <b:Guid>{F97B5F64-18E1-4314-BD8D-15DF430CC37C}</b:Guid>
    <b:Author>
      <b:Author>
        <b:Corporate>The European Marine Energy Center Ltd.</b:Corporate>
      </b:Author>
    </b:Author>
    <b:Title>Wave Clients</b:Title>
    <b:Year>2019</b:Year>
    <b:YearAccessed>2019</b:YearAccessed>
    <b:MonthAccessed>November</b:MonthAccessed>
    <b:DayAccessed>11</b:DayAccessed>
    <b:URL>http://www.emec.org.uk/about-us/wave-clients/</b:URL>
    <b:RefOrder>7</b:RefOrder>
  </b:Source>
  <b:Source>
    <b:Tag>wavesub</b:Tag>
    <b:SourceType>InternetSite</b:SourceType>
    <b:Guid>{4659B745-DAFA-4710-9314-E8AAF5AEF979}</b:Guid>
    <b:Title>Wave Sub</b:Title>
    <b:Year>2019</b:Year>
    <b:Author>
      <b:Author>
        <b:Corporate>Marine Power Systems</b:Corporate>
      </b:Author>
    </b:Author>
    <b:Month>November</b:Month>
    <b:URL>https://marinepowersystems.co.uk/wavesub/</b:URL>
    <b:YearAccessed>2019</b:YearAccessed>
    <b:MonthAccessed>November</b:MonthAccessed>
    <b:DayAccessed>24</b:DayAccessed>
    <b:RefOrder>1</b:RefOrder>
  </b:Source>
  <b:Source>
    <b:Tag>AJH</b:Tag>
    <b:SourceType>Report</b:SourceType>
    <b:Guid>{9E282348-877F-4A80-86FB-77758E0AF45E}</b:Guid>
    <b:Title>The impact of modelling and prediction errors on the performance of optimally controlled multi-DOF wave energy converters</b:Title>
    <b:Author>
      <b:Author>
        <b:NameList>
          <b:Person>
            <b:Last>Hillis</b:Last>
            <b:First>A</b:First>
          </b:Person>
        </b:NameList>
      </b:Author>
    </b:Author>
    <b:City>Bath</b:City>
    <b:Year>To Appear</b:Year>
    <b:RefOrder>8</b:RefOrder>
  </b:Source>
  <b:Source>
    <b:Tag>Abd17</b:Tag>
    <b:SourceType>JournalArticle</b:SourceType>
    <b:Guid>{8A869CEB-5061-4FC5-8530-837297C0326A}</b:Guid>
    <b:Author>
      <b:Author>
        <b:NameList>
          <b:Person>
            <b:Last>Abdelkhalik</b:Last>
            <b:First>Ossama</b:First>
          </b:Person>
          <b:Person>
            <b:Last>Zou</b:Last>
            <b:First>Shangyan</b:First>
          </b:Person>
          <b:Person>
            <b:Last>Robinett</b:Last>
            <b:First>Rush</b:First>
            <b:Middle>D.</b:Middle>
          </b:Person>
          <b:Person>
            <b:Last>Bacelli</b:Last>
            <b:First>Giorgio</b:First>
          </b:Person>
          <b:Person>
            <b:Last>Wilson</b:Last>
            <b:First>David</b:First>
            <b:Middle>G.</b:Middle>
          </b:Person>
          <b:Person>
            <b:Last>Coe</b:Last>
            <b:First>Ryan</b:First>
          </b:Person>
          <b:Person>
            <b:Last>Korde</b:Last>
            <b:First>Umesh</b:First>
          </b:Person>
        </b:NameList>
      </b:Author>
    </b:Author>
    <b:Title>Multiresonant Feedback Control of a Three-Degree-of-Freedom Wave Energy Converter</b:Title>
    <b:Year>2017</b:Year>
    <b:JournalName>IEEE TRANSACTIONS ON SUSTAINABLE ENERGY</b:JournalName>
    <b:Pages>1518-1527</b:Pages>
    <b:Volume>8</b:Volume>
    <b:Issue>4</b:Issue>
    <b:Month>October</b:Month>
    <b:RefOrder>10</b:RefOrder>
  </b:Source>
  <b:Source>
    <b:Tag>Abd18</b:Tag>
    <b:SourceType>JournalArticle</b:SourceType>
    <b:Guid>{47576C1E-FD44-4494-B3B6-F5635DFA2386}</b:Guid>
    <b:Author>
      <b:Author>
        <b:NameList>
          <b:Person>
            <b:Last>Abdelkhalik</b:Last>
            <b:First>O.</b:First>
          </b:Person>
          <b:Person>
            <b:Last>Zou</b:Last>
            <b:First>S.</b:First>
          </b:Person>
          <b:Person>
            <b:Last>Bacelli</b:Last>
            <b:First>G.</b:First>
          </b:Person>
          <b:Person>
            <b:Last>Wilson</b:Last>
            <b:First>D.</b:First>
            <b:Middle>G.</b:Middle>
          </b:Person>
          <b:Person>
            <b:Last>Coe</b:Last>
            <b:First>R.</b:First>
          </b:Person>
        </b:NameList>
      </b:Author>
    </b:Author>
    <b:Title>Control of three degrees-of-freedom wave energy converters using pseudo-spectral methods.</b:Title>
    <b:JournalName>ASME. J. Dyn. Sys., Meas., Control</b:JournalName>
    <b:Year>2018</b:Year>
    <b:Pages>074501 (9 pages)</b:Pages>
    <b:Volume>140</b:Volume>
    <b:Issue>7</b:Issue>
    <b:Month>July</b:Month>
    <b:RefOrder>15</b:RefOrder>
  </b:Source>
  <b:Source>
    <b:Tag>Fol16</b:Tag>
    <b:SourceType>Book</b:SourceType>
    <b:Guid>{2AB63F86-74AA-48EA-A56B-F96F7CDA2320}</b:Guid>
    <b:Author>
      <b:Author>
        <b:NameList>
          <b:Person>
            <b:Last>Folley</b:Last>
            <b:First>Matt</b:First>
          </b:Person>
        </b:NameList>
      </b:Author>
    </b:Author>
    <b:Title>Numerical Modelling of Wave Energy Converters</b:Title>
    <b:Year>2016</b:Year>
    <b:Publisher>Academic Press</b:Publisher>
    <b:DOI>ISBN 9780128032107</b:DOI>
    <b:RefOrder>13</b:RefOrder>
  </b:Source>
  <b:Source>
    <b:Tag>Sal16</b:Tag>
    <b:SourceType>JournalArticle</b:SourceType>
    <b:Guid>{9CF039FC-17C9-4FC2-A913-3557D0B0E202}</b:Guid>
    <b:Author>
      <b:Author>
        <b:NameList>
          <b:Person>
            <b:Last>Salter</b:Last>
            <b:First>Stephen</b:First>
          </b:Person>
        </b:NameList>
      </b:Author>
    </b:Author>
    <b:Title>Wave energy: Nostalgic Ramblings, future hopes and heretical suggestions</b:Title>
    <b:JournalName>J. Ocean Eng. Mar. Energy</b:JournalName>
    <b:Year>2016</b:Year>
    <b:Pages>399-428</b:Pages>
    <b:Volume>2</b:Volume>
    <b:Issue>4</b:Issue>
    <b:DOI>2:399-428</b:DOI>
    <b:RefOrder>6</b:RefOrder>
  </b:Source>
  <b:Source>
    <b:Tag>Mer06</b:Tag>
    <b:SourceType>Book</b:SourceType>
    <b:Guid>{9C2EBA19-7B6E-4A00-93F4-00D1D2EF9FEB}</b:Guid>
    <b:Author>
      <b:Author>
        <b:NameList>
          <b:Person>
            <b:Last>Merlet</b:Last>
            <b:First>J-P</b:First>
          </b:Person>
        </b:NameList>
      </b:Author>
    </b:Author>
    <b:Title>Parallel Robots</b:Title>
    <b:Year>2006</b:Year>
    <b:Publisher>Springer Science &amp; Business Media</b:Publisher>
    <b:Edition>2</b:Edition>
    <b:DOI>1402041330, 9781402041334</b:DOI>
    <b:RefOrder>14</b:RefOrder>
  </b:Source>
  <b:Source>
    <b:Tag>Gor05</b:Tag>
    <b:SourceType>InternetSite</b:SourceType>
    <b:Guid>{DBD165D8-6789-45A8-9703-7831816B7F03}</b:Guid>
    <b:Author>
      <b:Author>
        <b:NameList>
          <b:Person>
            <b:Last>Gorinevsky</b:Last>
            <b:First>Dimitry</b:First>
          </b:Person>
        </b:NameList>
      </b:Author>
    </b:Author>
    <b:Title>EE392m: Control Engineering in Industry</b:Title>
    <b:Year>2005</b:Year>
    <b:YearAccessed>2019</b:YearAccessed>
    <b:MonthAccessed>November</b:MonthAccessed>
    <b:DayAccessed>26</b:DayAccessed>
    <b:URL>https://web.stanford.edu/class/archive/ee/ee392m/ee392m.1056/</b:URL>
    <b:RefOrder>11</b:RefOrder>
  </b:Source>
  <b:Source>
    <b:Tag>Sel05</b:Tag>
    <b:SourceType>Book</b:SourceType>
    <b:Guid>{46643B74-3BC0-44A3-8485-FBD80E487F0E}</b:Guid>
    <b:Author>
      <b:Author>
        <b:NameList>
          <b:Person>
            <b:Last>Selig</b:Last>
            <b:First>Jonathan</b:First>
          </b:Person>
        </b:NameList>
      </b:Author>
    </b:Author>
    <b:Title>Geometric Fundamentals of Robotics</b:Title>
    <b:Year>2005</b:Year>
    <b:City>New York</b:City>
    <b:Publisher>Springer-Verlag</b:Publisher>
    <b:Edition>2</b:Edition>
    <b:RefOrder>16</b:RefOrder>
  </b:Source>
</b:Sources>
</file>

<file path=customXml/itemProps1.xml><?xml version="1.0" encoding="utf-8"?>
<ds:datastoreItem xmlns:ds="http://schemas.openxmlformats.org/officeDocument/2006/customXml" ds:itemID="{4ED19A95-CE62-4C05-ABF3-6BC5B886B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3046</Words>
  <Characters>17365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20371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Selig</dc:creator>
  <cp:keywords/>
  <dc:description/>
  <cp:lastModifiedBy>Carl Selig</cp:lastModifiedBy>
  <cp:revision>8</cp:revision>
  <cp:lastPrinted>2019-11-26T18:01:00Z</cp:lastPrinted>
  <dcterms:created xsi:type="dcterms:W3CDTF">2019-11-26T17:53:00Z</dcterms:created>
  <dcterms:modified xsi:type="dcterms:W3CDTF">2019-11-26T18:13:00Z</dcterms:modified>
</cp:coreProperties>
</file>